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D596" w14:textId="77777777" w:rsidR="00AE2C2B" w:rsidRPr="0087289F" w:rsidRDefault="00AE2C2B" w:rsidP="0052195A">
      <w:pPr>
        <w:rPr>
          <w:lang w:val="en-GB"/>
        </w:rPr>
      </w:pPr>
    </w:p>
    <w:p w14:paraId="03ED9F28" w14:textId="77777777" w:rsidR="00AE2C2B" w:rsidRPr="00144E42" w:rsidRDefault="00AE2C2B" w:rsidP="0052195A">
      <w:pPr>
        <w:pStyle w:val="ICCBodytext"/>
      </w:pPr>
    </w:p>
    <w:p w14:paraId="4DFF75D5" w14:textId="77777777" w:rsidR="00AE2C2B" w:rsidRPr="00144E42" w:rsidRDefault="00AE2C2B" w:rsidP="0052195A">
      <w:pPr>
        <w:pStyle w:val="ICCBodytext"/>
      </w:pPr>
    </w:p>
    <w:p w14:paraId="5C583DF9" w14:textId="77777777" w:rsidR="00AE2C2B" w:rsidRPr="00144E42" w:rsidRDefault="00AE2C2B" w:rsidP="0052195A">
      <w:pPr>
        <w:pStyle w:val="ICCBodytext"/>
      </w:pPr>
    </w:p>
    <w:p w14:paraId="404E723E" w14:textId="77777777" w:rsidR="00AE2C2B" w:rsidRDefault="00AE2C2B" w:rsidP="0052195A">
      <w:pPr>
        <w:pStyle w:val="ICCBodytext"/>
      </w:pPr>
    </w:p>
    <w:p w14:paraId="1C8186DF" w14:textId="77777777" w:rsidR="00FB6FB9" w:rsidRDefault="00FB6FB9" w:rsidP="0052195A">
      <w:pPr>
        <w:pStyle w:val="ICCBodytext"/>
      </w:pPr>
    </w:p>
    <w:p w14:paraId="301FE464" w14:textId="77777777" w:rsidR="00FB6FB9" w:rsidRDefault="00FB6FB9" w:rsidP="0052195A">
      <w:pPr>
        <w:pStyle w:val="ICCBodytext"/>
      </w:pPr>
    </w:p>
    <w:p w14:paraId="52899FD4" w14:textId="77777777" w:rsidR="00FB6FB9" w:rsidRPr="00011B5D" w:rsidRDefault="00FB6FB9" w:rsidP="0052195A">
      <w:pPr>
        <w:pStyle w:val="ICCBodytext"/>
      </w:pPr>
    </w:p>
    <w:p w14:paraId="04C55725" w14:textId="77777777" w:rsidR="00AE2C2B" w:rsidRDefault="00AE2C2B" w:rsidP="0052195A">
      <w:pPr>
        <w:pStyle w:val="ICCBodytext"/>
        <w:rPr>
          <w:lang w:val="en-GB"/>
        </w:rPr>
      </w:pPr>
    </w:p>
    <w:p w14:paraId="21ACD2BA" w14:textId="77777777" w:rsidR="00FB6FB9" w:rsidRPr="00144E42" w:rsidRDefault="00FB6FB9" w:rsidP="0052195A">
      <w:pPr>
        <w:pStyle w:val="ICCBodytext"/>
        <w:rPr>
          <w:lang w:val="en-GB"/>
        </w:rPr>
      </w:pPr>
    </w:p>
    <w:p w14:paraId="7E1CEA74" w14:textId="77777777" w:rsidR="00011B5D" w:rsidRDefault="00BB6505" w:rsidP="00011B5D">
      <w:pPr>
        <w:pStyle w:val="ICCProjectName"/>
      </w:pPr>
      <w:r>
        <w:rPr>
          <w:lang w:val="en-GB"/>
        </w:rPr>
        <w:t>Vibe</w:t>
      </w:r>
      <w:r w:rsidR="00D67180" w:rsidRPr="0087289F">
        <w:rPr>
          <w:lang w:val="en-GB"/>
        </w:rPr>
        <w:t xml:space="preserve"> </w:t>
      </w:r>
      <w:r w:rsidR="00D23C08">
        <w:rPr>
          <w:lang w:val="en-GB"/>
        </w:rPr>
        <w:t>Service</w:t>
      </w:r>
      <w:r w:rsidR="000A17C7">
        <w:rPr>
          <w:lang w:val="en-GB"/>
        </w:rPr>
        <w:t xml:space="preserve"> and Protocol</w:t>
      </w:r>
    </w:p>
    <w:p w14:paraId="365B6FE2" w14:textId="77777777" w:rsidR="0072519B" w:rsidRDefault="0072519B" w:rsidP="002A4CA2">
      <w:pPr>
        <w:pStyle w:val="ICCProjectName"/>
        <w:jc w:val="left"/>
      </w:pPr>
    </w:p>
    <w:p w14:paraId="6CE001CC" w14:textId="77777777" w:rsidR="002A4CA2" w:rsidRDefault="002A4CA2" w:rsidP="002A4CA2">
      <w:pPr>
        <w:pStyle w:val="ICCProjectName"/>
        <w:jc w:val="left"/>
      </w:pPr>
    </w:p>
    <w:p w14:paraId="68B1E100" w14:textId="77777777" w:rsidR="0038656D" w:rsidRDefault="0038656D" w:rsidP="00512F62">
      <w:pPr>
        <w:jc w:val="center"/>
        <w:rPr>
          <w:noProof/>
          <w:lang w:eastAsia="da-DK"/>
        </w:rPr>
      </w:pPr>
    </w:p>
    <w:p w14:paraId="0B119A70" w14:textId="77777777" w:rsidR="008B6477" w:rsidRDefault="008B6477" w:rsidP="00512F62">
      <w:pPr>
        <w:jc w:val="center"/>
        <w:rPr>
          <w:noProof/>
          <w:lang w:eastAsia="da-DK"/>
        </w:rPr>
      </w:pPr>
    </w:p>
    <w:p w14:paraId="3D5E8192" w14:textId="77777777" w:rsidR="008B6477" w:rsidRDefault="008B6477" w:rsidP="00512F62">
      <w:pPr>
        <w:jc w:val="center"/>
        <w:rPr>
          <w:noProof/>
          <w:lang w:eastAsia="da-DK"/>
        </w:rPr>
      </w:pPr>
    </w:p>
    <w:p w14:paraId="6D9D916F" w14:textId="77777777" w:rsidR="008B6477" w:rsidRDefault="008B6477" w:rsidP="00512F62">
      <w:pPr>
        <w:jc w:val="center"/>
        <w:rPr>
          <w:noProof/>
          <w:lang w:eastAsia="da-DK"/>
        </w:rPr>
      </w:pPr>
    </w:p>
    <w:p w14:paraId="50E12F88" w14:textId="77777777" w:rsidR="008B6477" w:rsidRPr="006D1B15" w:rsidRDefault="008B6477" w:rsidP="00512F62">
      <w:pPr>
        <w:jc w:val="center"/>
        <w:rPr>
          <w:noProof/>
          <w:lang w:eastAsia="da-DK"/>
        </w:rPr>
      </w:pPr>
    </w:p>
    <w:p w14:paraId="69E956EF" w14:textId="77777777" w:rsidR="0038656D" w:rsidRPr="006D1B15" w:rsidRDefault="0038656D" w:rsidP="00512F62">
      <w:pPr>
        <w:jc w:val="center"/>
        <w:rPr>
          <w:noProof/>
          <w:lang w:eastAsia="da-DK"/>
        </w:rPr>
      </w:pPr>
    </w:p>
    <w:p w14:paraId="37B9098F" w14:textId="77777777" w:rsidR="0038656D" w:rsidRDefault="0038656D" w:rsidP="00512F62">
      <w:pPr>
        <w:jc w:val="center"/>
        <w:rPr>
          <w:lang w:val="en-GB"/>
        </w:rPr>
      </w:pPr>
    </w:p>
    <w:p w14:paraId="50B07AA8" w14:textId="77777777" w:rsidR="00512F62" w:rsidRDefault="00512F62" w:rsidP="00512F62">
      <w:pPr>
        <w:jc w:val="center"/>
        <w:rPr>
          <w:lang w:val="en-GB"/>
        </w:rPr>
      </w:pPr>
    </w:p>
    <w:p w14:paraId="1D5E525B" w14:textId="77777777" w:rsidR="00512F62" w:rsidRPr="00144E42" w:rsidRDefault="00512F62" w:rsidP="00512F62">
      <w:pPr>
        <w:jc w:val="center"/>
        <w:rPr>
          <w:lang w:val="en-GB"/>
        </w:rPr>
      </w:pPr>
    </w:p>
    <w:p w14:paraId="468A1FEF" w14:textId="77777777" w:rsidR="00AE2C2B" w:rsidRPr="00144E42" w:rsidRDefault="00AE2C2B" w:rsidP="0052195A">
      <w:pPr>
        <w:rPr>
          <w:lang w:val="en-GB"/>
        </w:rPr>
      </w:pPr>
    </w:p>
    <w:p w14:paraId="3BF7FA7A" w14:textId="77777777" w:rsidR="00AE2C2B" w:rsidRPr="00144E42" w:rsidRDefault="00AE2C2B" w:rsidP="0052195A">
      <w:pPr>
        <w:rPr>
          <w:lang w:val="en-GB"/>
        </w:rPr>
      </w:pPr>
    </w:p>
    <w:p w14:paraId="3350EE51" w14:textId="77777777" w:rsidR="00FB6FB9" w:rsidRDefault="00FB6FB9">
      <w:pPr>
        <w:rPr>
          <w:noProof/>
          <w:sz w:val="28"/>
        </w:rPr>
      </w:pPr>
      <w:r>
        <w:rPr>
          <w:noProof/>
        </w:rPr>
        <w:br w:type="page"/>
      </w:r>
    </w:p>
    <w:tbl>
      <w:tblPr>
        <w:tblW w:w="907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2126"/>
        <w:gridCol w:w="993"/>
        <w:gridCol w:w="5103"/>
      </w:tblGrid>
      <w:tr w:rsidR="00FB6FB9" w:rsidRPr="00144E42" w14:paraId="42C94298" w14:textId="77777777" w:rsidTr="00CD5D4F">
        <w:tc>
          <w:tcPr>
            <w:tcW w:w="9073" w:type="dxa"/>
            <w:gridSpan w:val="4"/>
            <w:shd w:val="clear" w:color="auto" w:fill="333399"/>
          </w:tcPr>
          <w:p w14:paraId="42D364A7" w14:textId="77777777" w:rsidR="00FB6FB9" w:rsidRPr="000867D7" w:rsidRDefault="00FB6FB9" w:rsidP="00CD5D4F">
            <w:pPr>
              <w:rPr>
                <w:b/>
                <w:color w:val="FFFFFF" w:themeColor="background1"/>
              </w:rPr>
            </w:pPr>
            <w:r w:rsidRPr="000867D7">
              <w:rPr>
                <w:b/>
                <w:color w:val="FFFFFF" w:themeColor="background1"/>
              </w:rPr>
              <w:lastRenderedPageBreak/>
              <w:t>Revision control</w:t>
            </w:r>
          </w:p>
        </w:tc>
      </w:tr>
      <w:tr w:rsidR="00FB6FB9" w:rsidRPr="00144E42" w14:paraId="51A62BC4" w14:textId="77777777" w:rsidTr="00CD5D4F">
        <w:trPr>
          <w:trHeight w:val="270"/>
        </w:trPr>
        <w:tc>
          <w:tcPr>
            <w:tcW w:w="851" w:type="dxa"/>
          </w:tcPr>
          <w:p w14:paraId="3E0C9896" w14:textId="77777777" w:rsidR="00FB6FB9" w:rsidRPr="005D4570" w:rsidRDefault="00FB6FB9" w:rsidP="00CD5D4F">
            <w:pPr>
              <w:rPr>
                <w:b/>
                <w:lang w:val="en-GB"/>
              </w:rPr>
            </w:pPr>
            <w:r w:rsidRPr="005D4570">
              <w:rPr>
                <w:b/>
                <w:lang w:val="en-GB"/>
              </w:rPr>
              <w:t>Rev.</w:t>
            </w:r>
          </w:p>
        </w:tc>
        <w:tc>
          <w:tcPr>
            <w:tcW w:w="2126" w:type="dxa"/>
          </w:tcPr>
          <w:p w14:paraId="04468465" w14:textId="77777777" w:rsidR="00FB6FB9" w:rsidRPr="005D4570" w:rsidRDefault="00FB6FB9" w:rsidP="00CD5D4F">
            <w:pPr>
              <w:rPr>
                <w:b/>
                <w:lang w:val="en-GB"/>
              </w:rPr>
            </w:pPr>
            <w:r w:rsidRPr="005D4570">
              <w:rPr>
                <w:b/>
                <w:lang w:val="en-GB"/>
              </w:rPr>
              <w:t>Date</w:t>
            </w:r>
          </w:p>
        </w:tc>
        <w:tc>
          <w:tcPr>
            <w:tcW w:w="993" w:type="dxa"/>
          </w:tcPr>
          <w:p w14:paraId="2051B843" w14:textId="77777777" w:rsidR="00FB6FB9" w:rsidRPr="005D4570" w:rsidRDefault="00FB6FB9" w:rsidP="00CD5D4F">
            <w:pPr>
              <w:rPr>
                <w:b/>
                <w:lang w:val="en-GB"/>
              </w:rPr>
            </w:pPr>
            <w:r w:rsidRPr="005D4570">
              <w:rPr>
                <w:b/>
                <w:lang w:val="en-GB"/>
              </w:rPr>
              <w:t>Initials</w:t>
            </w:r>
          </w:p>
        </w:tc>
        <w:tc>
          <w:tcPr>
            <w:tcW w:w="5103" w:type="dxa"/>
          </w:tcPr>
          <w:p w14:paraId="7A16A433" w14:textId="77777777" w:rsidR="00FB6FB9" w:rsidRPr="005D4570" w:rsidRDefault="00FB6FB9" w:rsidP="00CD5D4F">
            <w:pPr>
              <w:rPr>
                <w:b/>
                <w:lang w:val="en-GB"/>
              </w:rPr>
            </w:pPr>
            <w:r w:rsidRPr="005D4570">
              <w:rPr>
                <w:b/>
                <w:lang w:val="en-GB"/>
              </w:rPr>
              <w:t>Change</w:t>
            </w:r>
          </w:p>
        </w:tc>
      </w:tr>
      <w:tr w:rsidR="00FB6FB9" w:rsidRPr="00144E42" w14:paraId="0CB519FC" w14:textId="77777777" w:rsidTr="00CD5D4F">
        <w:trPr>
          <w:trHeight w:val="270"/>
        </w:trPr>
        <w:tc>
          <w:tcPr>
            <w:tcW w:w="851" w:type="dxa"/>
          </w:tcPr>
          <w:p w14:paraId="6EE9E620" w14:textId="77777777" w:rsidR="00FB6FB9" w:rsidRPr="005D4570" w:rsidRDefault="00FB6FB9" w:rsidP="00CD5D4F">
            <w:pPr>
              <w:rPr>
                <w:b/>
                <w:lang w:val="en-GB"/>
              </w:rPr>
            </w:pPr>
            <w:r>
              <w:rPr>
                <w:b/>
                <w:lang w:val="en-GB"/>
              </w:rPr>
              <w:t>0.1</w:t>
            </w:r>
          </w:p>
        </w:tc>
        <w:tc>
          <w:tcPr>
            <w:tcW w:w="2126" w:type="dxa"/>
          </w:tcPr>
          <w:p w14:paraId="1E2E575B" w14:textId="77777777" w:rsidR="00FB6FB9" w:rsidRPr="00144E42" w:rsidRDefault="00FB6FB9" w:rsidP="009038E5">
            <w:pPr>
              <w:rPr>
                <w:lang w:val="en-GB"/>
              </w:rPr>
            </w:pPr>
            <w:r>
              <w:rPr>
                <w:lang w:val="en-GB"/>
              </w:rPr>
              <w:t>2014-</w:t>
            </w:r>
            <w:r w:rsidR="009038E5">
              <w:rPr>
                <w:lang w:val="en-GB"/>
              </w:rPr>
              <w:t>12</w:t>
            </w:r>
            <w:r w:rsidR="00822C97">
              <w:rPr>
                <w:lang w:val="en-GB"/>
              </w:rPr>
              <w:t>-</w:t>
            </w:r>
            <w:r w:rsidR="009038E5">
              <w:rPr>
                <w:lang w:val="en-GB"/>
              </w:rPr>
              <w:t>25</w:t>
            </w:r>
          </w:p>
        </w:tc>
        <w:tc>
          <w:tcPr>
            <w:tcW w:w="993" w:type="dxa"/>
          </w:tcPr>
          <w:p w14:paraId="72DA101A" w14:textId="563182DA" w:rsidR="00FB6FB9" w:rsidRPr="00144E42" w:rsidRDefault="00822C97" w:rsidP="00CD5D4F">
            <w:pPr>
              <w:rPr>
                <w:lang w:val="en-GB"/>
              </w:rPr>
            </w:pPr>
            <w:r>
              <w:rPr>
                <w:lang w:val="en-GB"/>
              </w:rPr>
              <w:t>RG</w:t>
            </w:r>
            <w:r w:rsidR="008409F4">
              <w:rPr>
                <w:lang w:val="en-GB"/>
              </w:rPr>
              <w:t>R</w:t>
            </w:r>
          </w:p>
        </w:tc>
        <w:tc>
          <w:tcPr>
            <w:tcW w:w="5103" w:type="dxa"/>
          </w:tcPr>
          <w:p w14:paraId="32A8B1AD" w14:textId="77777777" w:rsidR="00FB6FB9" w:rsidRPr="00144E42" w:rsidRDefault="00FB6FB9" w:rsidP="00CD5D4F">
            <w:pPr>
              <w:rPr>
                <w:lang w:val="en-GB"/>
              </w:rPr>
            </w:pPr>
            <w:r w:rsidRPr="00144E42">
              <w:rPr>
                <w:lang w:val="en-GB"/>
              </w:rPr>
              <w:t>Document</w:t>
            </w:r>
            <w:r>
              <w:rPr>
                <w:lang w:val="en-GB"/>
              </w:rPr>
              <w:t xml:space="preserve"> created.</w:t>
            </w:r>
          </w:p>
        </w:tc>
      </w:tr>
      <w:tr w:rsidR="00FB6FB9" w:rsidRPr="00144E42" w14:paraId="6EA26315" w14:textId="77777777" w:rsidTr="00CD5D4F">
        <w:trPr>
          <w:trHeight w:val="270"/>
        </w:trPr>
        <w:tc>
          <w:tcPr>
            <w:tcW w:w="851" w:type="dxa"/>
          </w:tcPr>
          <w:p w14:paraId="1AB28DC0" w14:textId="77777777" w:rsidR="00FB6FB9" w:rsidRPr="005D4570" w:rsidRDefault="00FB6FB9" w:rsidP="00CD5D4F">
            <w:pPr>
              <w:rPr>
                <w:b/>
                <w:lang w:val="en-GB"/>
              </w:rPr>
            </w:pPr>
            <w:r>
              <w:rPr>
                <w:b/>
                <w:lang w:val="en-GB"/>
              </w:rPr>
              <w:t>0.2</w:t>
            </w:r>
          </w:p>
        </w:tc>
        <w:tc>
          <w:tcPr>
            <w:tcW w:w="2126" w:type="dxa"/>
          </w:tcPr>
          <w:p w14:paraId="4EF4B0E0" w14:textId="77777777" w:rsidR="00FB6FB9" w:rsidRPr="00144E42" w:rsidRDefault="00822C97" w:rsidP="00CD5D4F">
            <w:pPr>
              <w:rPr>
                <w:lang w:val="en-GB"/>
              </w:rPr>
            </w:pPr>
            <w:r>
              <w:rPr>
                <w:lang w:val="en-GB"/>
              </w:rPr>
              <w:t>2015-01-10</w:t>
            </w:r>
          </w:p>
        </w:tc>
        <w:tc>
          <w:tcPr>
            <w:tcW w:w="993" w:type="dxa"/>
          </w:tcPr>
          <w:p w14:paraId="1C326F13" w14:textId="4475CF85" w:rsidR="00FB6FB9" w:rsidRPr="00144E42" w:rsidRDefault="00822C97" w:rsidP="00CD5D4F">
            <w:pPr>
              <w:rPr>
                <w:lang w:val="en-GB"/>
              </w:rPr>
            </w:pPr>
            <w:r>
              <w:rPr>
                <w:lang w:val="en-GB"/>
              </w:rPr>
              <w:t>RG</w:t>
            </w:r>
            <w:r w:rsidR="008409F4">
              <w:rPr>
                <w:lang w:val="en-GB"/>
              </w:rPr>
              <w:t>R</w:t>
            </w:r>
          </w:p>
        </w:tc>
        <w:tc>
          <w:tcPr>
            <w:tcW w:w="5103" w:type="dxa"/>
          </w:tcPr>
          <w:p w14:paraId="55DBDC61" w14:textId="77777777" w:rsidR="00FB6FB9" w:rsidRPr="00144E42" w:rsidRDefault="00822C97" w:rsidP="00455341">
            <w:pPr>
              <w:rPr>
                <w:lang w:val="en-GB"/>
              </w:rPr>
            </w:pPr>
            <w:r>
              <w:rPr>
                <w:lang w:val="en-GB"/>
              </w:rPr>
              <w:t xml:space="preserve">Added first version of the Vibe </w:t>
            </w:r>
            <w:r w:rsidR="00455341">
              <w:rPr>
                <w:lang w:val="en-GB"/>
              </w:rPr>
              <w:t>Service</w:t>
            </w:r>
          </w:p>
        </w:tc>
      </w:tr>
      <w:tr w:rsidR="00FB6FB9" w:rsidRPr="00144E42" w14:paraId="553DF2BE" w14:textId="77777777" w:rsidTr="00CD5D4F">
        <w:trPr>
          <w:trHeight w:val="270"/>
        </w:trPr>
        <w:tc>
          <w:tcPr>
            <w:tcW w:w="851" w:type="dxa"/>
          </w:tcPr>
          <w:p w14:paraId="66C00168" w14:textId="77777777" w:rsidR="00FB6FB9" w:rsidRDefault="00FB6FB9" w:rsidP="00CD5D4F">
            <w:pPr>
              <w:rPr>
                <w:b/>
                <w:lang w:val="en-GB"/>
              </w:rPr>
            </w:pPr>
            <w:r>
              <w:rPr>
                <w:b/>
                <w:lang w:val="en-GB"/>
              </w:rPr>
              <w:t>0.3</w:t>
            </w:r>
          </w:p>
        </w:tc>
        <w:tc>
          <w:tcPr>
            <w:tcW w:w="2126" w:type="dxa"/>
          </w:tcPr>
          <w:p w14:paraId="6F02D875" w14:textId="77777777" w:rsidR="00FB6FB9" w:rsidRPr="00144E42" w:rsidRDefault="009038E5" w:rsidP="00CD5D4F">
            <w:pPr>
              <w:rPr>
                <w:lang w:val="en-GB"/>
              </w:rPr>
            </w:pPr>
            <w:r>
              <w:rPr>
                <w:lang w:val="en-GB"/>
              </w:rPr>
              <w:t>2015-01-12</w:t>
            </w:r>
          </w:p>
        </w:tc>
        <w:tc>
          <w:tcPr>
            <w:tcW w:w="993" w:type="dxa"/>
          </w:tcPr>
          <w:p w14:paraId="5B36ED00" w14:textId="76A6F17D" w:rsidR="00FB6FB9" w:rsidRPr="00144E42" w:rsidRDefault="009038E5" w:rsidP="00CD5D4F">
            <w:pPr>
              <w:rPr>
                <w:lang w:val="en-GB"/>
              </w:rPr>
            </w:pPr>
            <w:r>
              <w:rPr>
                <w:lang w:val="en-GB"/>
              </w:rPr>
              <w:t>RG</w:t>
            </w:r>
            <w:r w:rsidR="008409F4">
              <w:rPr>
                <w:lang w:val="en-GB"/>
              </w:rPr>
              <w:t>R</w:t>
            </w:r>
          </w:p>
        </w:tc>
        <w:tc>
          <w:tcPr>
            <w:tcW w:w="5103" w:type="dxa"/>
          </w:tcPr>
          <w:p w14:paraId="652EF370" w14:textId="77777777" w:rsidR="00FB6FB9" w:rsidRPr="00144E42" w:rsidRDefault="009038E5" w:rsidP="00C04C53">
            <w:pPr>
              <w:rPr>
                <w:lang w:val="en-GB"/>
              </w:rPr>
            </w:pPr>
            <w:r>
              <w:rPr>
                <w:lang w:val="en-GB"/>
              </w:rPr>
              <w:t>Added Vibe Usage</w:t>
            </w:r>
            <w:r w:rsidR="00C04C53">
              <w:rPr>
                <w:lang w:val="en-GB"/>
              </w:rPr>
              <w:t xml:space="preserve"> Description</w:t>
            </w:r>
          </w:p>
        </w:tc>
      </w:tr>
      <w:tr w:rsidR="00FB6FB9" w:rsidRPr="00144E42" w14:paraId="0910707B" w14:textId="77777777" w:rsidTr="00CD5D4F">
        <w:trPr>
          <w:trHeight w:val="270"/>
        </w:trPr>
        <w:tc>
          <w:tcPr>
            <w:tcW w:w="851" w:type="dxa"/>
          </w:tcPr>
          <w:p w14:paraId="449641CF" w14:textId="77777777" w:rsidR="00FB6FB9" w:rsidRPr="005D4570" w:rsidRDefault="00FB6FB9" w:rsidP="00CD5D4F">
            <w:pPr>
              <w:rPr>
                <w:b/>
                <w:lang w:val="en-GB"/>
              </w:rPr>
            </w:pPr>
            <w:r>
              <w:rPr>
                <w:b/>
                <w:lang w:val="en-GB"/>
              </w:rPr>
              <w:t>0.4</w:t>
            </w:r>
          </w:p>
        </w:tc>
        <w:tc>
          <w:tcPr>
            <w:tcW w:w="2126" w:type="dxa"/>
          </w:tcPr>
          <w:p w14:paraId="5367736C" w14:textId="77777777" w:rsidR="00FB6FB9" w:rsidRPr="00144E42" w:rsidRDefault="00FE1DA9" w:rsidP="00CD5D4F">
            <w:pPr>
              <w:rPr>
                <w:lang w:val="en-GB"/>
              </w:rPr>
            </w:pPr>
            <w:r>
              <w:rPr>
                <w:lang w:val="en-GB"/>
              </w:rPr>
              <w:t>2015-02-01</w:t>
            </w:r>
          </w:p>
        </w:tc>
        <w:tc>
          <w:tcPr>
            <w:tcW w:w="993" w:type="dxa"/>
          </w:tcPr>
          <w:p w14:paraId="42C3CC2D" w14:textId="7D8B2FE2" w:rsidR="00FB6FB9" w:rsidRPr="00144E42" w:rsidRDefault="00FE1DA9" w:rsidP="00CD5D4F">
            <w:pPr>
              <w:rPr>
                <w:lang w:val="en-GB"/>
              </w:rPr>
            </w:pPr>
            <w:r>
              <w:rPr>
                <w:lang w:val="en-GB"/>
              </w:rPr>
              <w:t>RG</w:t>
            </w:r>
            <w:r w:rsidR="008409F4">
              <w:rPr>
                <w:lang w:val="en-GB"/>
              </w:rPr>
              <w:t>R</w:t>
            </w:r>
          </w:p>
        </w:tc>
        <w:tc>
          <w:tcPr>
            <w:tcW w:w="5103" w:type="dxa"/>
          </w:tcPr>
          <w:p w14:paraId="6C7CC14C" w14:textId="77777777" w:rsidR="00FB6FB9" w:rsidRPr="00144E42" w:rsidRDefault="00FE1DA9">
            <w:pPr>
              <w:rPr>
                <w:lang w:val="en-GB"/>
              </w:rPr>
            </w:pPr>
            <w:r>
              <w:rPr>
                <w:lang w:val="en-GB"/>
              </w:rPr>
              <w:t>Added Main Intensity Control (MIC)</w:t>
            </w:r>
          </w:p>
        </w:tc>
      </w:tr>
      <w:tr w:rsidR="00FB6FB9" w:rsidRPr="00144E42" w14:paraId="1D27D37C" w14:textId="77777777" w:rsidTr="00CD5D4F">
        <w:trPr>
          <w:trHeight w:val="270"/>
        </w:trPr>
        <w:tc>
          <w:tcPr>
            <w:tcW w:w="851" w:type="dxa"/>
          </w:tcPr>
          <w:p w14:paraId="56B7D980" w14:textId="77777777" w:rsidR="00FB6FB9" w:rsidRPr="005D4570" w:rsidRDefault="003F11C3" w:rsidP="00CD5D4F">
            <w:pPr>
              <w:rPr>
                <w:b/>
                <w:lang w:val="en-GB"/>
              </w:rPr>
            </w:pPr>
            <w:r>
              <w:rPr>
                <w:b/>
                <w:lang w:val="en-GB"/>
              </w:rPr>
              <w:t>0.5</w:t>
            </w:r>
          </w:p>
        </w:tc>
        <w:tc>
          <w:tcPr>
            <w:tcW w:w="2126" w:type="dxa"/>
          </w:tcPr>
          <w:p w14:paraId="661FF3E4" w14:textId="77777777" w:rsidR="00FB6FB9" w:rsidRPr="00144E42" w:rsidRDefault="00FE1DA9" w:rsidP="00CD5D4F">
            <w:pPr>
              <w:rPr>
                <w:lang w:val="en-GB"/>
              </w:rPr>
            </w:pPr>
            <w:r>
              <w:rPr>
                <w:lang w:val="en-GB"/>
              </w:rPr>
              <w:t>2015-02-1</w:t>
            </w:r>
            <w:r w:rsidR="00DD3699">
              <w:rPr>
                <w:lang w:val="en-GB"/>
              </w:rPr>
              <w:t>0</w:t>
            </w:r>
          </w:p>
        </w:tc>
        <w:tc>
          <w:tcPr>
            <w:tcW w:w="993" w:type="dxa"/>
          </w:tcPr>
          <w:p w14:paraId="72DC5D59" w14:textId="5FB8EB75" w:rsidR="00FB6FB9" w:rsidRPr="00144E42" w:rsidRDefault="00FE1DA9" w:rsidP="00CD5D4F">
            <w:pPr>
              <w:rPr>
                <w:lang w:val="en-GB"/>
              </w:rPr>
            </w:pPr>
            <w:r>
              <w:rPr>
                <w:lang w:val="en-GB"/>
              </w:rPr>
              <w:t>RG</w:t>
            </w:r>
            <w:r w:rsidR="008409F4">
              <w:rPr>
                <w:lang w:val="en-GB"/>
              </w:rPr>
              <w:t>R</w:t>
            </w:r>
          </w:p>
        </w:tc>
        <w:tc>
          <w:tcPr>
            <w:tcW w:w="5103" w:type="dxa"/>
          </w:tcPr>
          <w:p w14:paraId="0AF61247" w14:textId="77777777" w:rsidR="00FB6FB9" w:rsidRPr="00144E42" w:rsidRDefault="00FE1DA9" w:rsidP="00CE5231">
            <w:pPr>
              <w:rPr>
                <w:lang w:val="en-GB"/>
              </w:rPr>
            </w:pPr>
            <w:r>
              <w:rPr>
                <w:lang w:val="en-GB"/>
              </w:rPr>
              <w:t>Added more sequence diagram examples for Motor Control</w:t>
            </w:r>
          </w:p>
        </w:tc>
      </w:tr>
      <w:tr w:rsidR="00577701" w:rsidRPr="00144E42" w14:paraId="3D1C1719" w14:textId="77777777" w:rsidTr="00CD5D4F">
        <w:trPr>
          <w:trHeight w:val="270"/>
        </w:trPr>
        <w:tc>
          <w:tcPr>
            <w:tcW w:w="851" w:type="dxa"/>
          </w:tcPr>
          <w:p w14:paraId="1BE8FD89" w14:textId="77777777" w:rsidR="00577701" w:rsidRDefault="00577701" w:rsidP="00CD5D4F">
            <w:pPr>
              <w:rPr>
                <w:b/>
                <w:lang w:val="en-GB"/>
              </w:rPr>
            </w:pPr>
            <w:r>
              <w:rPr>
                <w:b/>
                <w:lang w:val="en-GB"/>
              </w:rPr>
              <w:t>0.6</w:t>
            </w:r>
          </w:p>
        </w:tc>
        <w:tc>
          <w:tcPr>
            <w:tcW w:w="2126" w:type="dxa"/>
          </w:tcPr>
          <w:p w14:paraId="5453412B" w14:textId="77777777" w:rsidR="00577701" w:rsidRDefault="00C248C8" w:rsidP="00CD5D4F">
            <w:pPr>
              <w:rPr>
                <w:lang w:val="en-GB"/>
              </w:rPr>
            </w:pPr>
            <w:r>
              <w:rPr>
                <w:lang w:val="en-GB"/>
              </w:rPr>
              <w:t>2016-12-13</w:t>
            </w:r>
          </w:p>
        </w:tc>
        <w:tc>
          <w:tcPr>
            <w:tcW w:w="993" w:type="dxa"/>
          </w:tcPr>
          <w:p w14:paraId="18F7E4A4" w14:textId="77777777" w:rsidR="00577701" w:rsidRDefault="00C248C8" w:rsidP="00CD5D4F">
            <w:pPr>
              <w:rPr>
                <w:lang w:val="en-GB"/>
              </w:rPr>
            </w:pPr>
            <w:r>
              <w:rPr>
                <w:lang w:val="en-GB"/>
              </w:rPr>
              <w:t>JRR</w:t>
            </w:r>
          </w:p>
        </w:tc>
        <w:tc>
          <w:tcPr>
            <w:tcW w:w="5103" w:type="dxa"/>
          </w:tcPr>
          <w:p w14:paraId="790B2F22" w14:textId="77777777" w:rsidR="00577701" w:rsidRDefault="00C248C8" w:rsidP="00CE5231">
            <w:pPr>
              <w:rPr>
                <w:lang w:val="en-GB"/>
              </w:rPr>
            </w:pPr>
            <w:r>
              <w:rPr>
                <w:lang w:val="en-GB"/>
              </w:rPr>
              <w:t>Added sine and Gauss transitions</w:t>
            </w:r>
          </w:p>
        </w:tc>
      </w:tr>
      <w:tr w:rsidR="00291B9F" w:rsidRPr="00144E42" w14:paraId="64594859" w14:textId="77777777" w:rsidTr="00CD5D4F">
        <w:trPr>
          <w:trHeight w:val="270"/>
        </w:trPr>
        <w:tc>
          <w:tcPr>
            <w:tcW w:w="851" w:type="dxa"/>
          </w:tcPr>
          <w:p w14:paraId="2DB80760" w14:textId="02C4B256" w:rsidR="00291B9F" w:rsidRDefault="00291B9F" w:rsidP="00CD5D4F">
            <w:pPr>
              <w:rPr>
                <w:b/>
                <w:lang w:val="en-GB"/>
              </w:rPr>
            </w:pPr>
            <w:r>
              <w:rPr>
                <w:b/>
                <w:lang w:val="en-GB"/>
              </w:rPr>
              <w:t>0.7</w:t>
            </w:r>
          </w:p>
        </w:tc>
        <w:tc>
          <w:tcPr>
            <w:tcW w:w="2126" w:type="dxa"/>
          </w:tcPr>
          <w:p w14:paraId="07FFC70B" w14:textId="06CAA4BC" w:rsidR="00291B9F" w:rsidRDefault="00291B9F" w:rsidP="00CD5D4F">
            <w:pPr>
              <w:rPr>
                <w:lang w:val="en-GB"/>
              </w:rPr>
            </w:pPr>
            <w:r>
              <w:rPr>
                <w:lang w:val="en-GB"/>
              </w:rPr>
              <w:t>2016-12-29</w:t>
            </w:r>
          </w:p>
        </w:tc>
        <w:tc>
          <w:tcPr>
            <w:tcW w:w="993" w:type="dxa"/>
          </w:tcPr>
          <w:p w14:paraId="7A83AA50" w14:textId="542DD92B" w:rsidR="00291B9F" w:rsidRDefault="00291B9F" w:rsidP="00CD5D4F">
            <w:pPr>
              <w:rPr>
                <w:lang w:val="en-GB"/>
              </w:rPr>
            </w:pPr>
            <w:r>
              <w:rPr>
                <w:lang w:val="en-GB"/>
              </w:rPr>
              <w:t>RG</w:t>
            </w:r>
            <w:r w:rsidR="008409F4">
              <w:rPr>
                <w:lang w:val="en-GB"/>
              </w:rPr>
              <w:t>R</w:t>
            </w:r>
          </w:p>
        </w:tc>
        <w:tc>
          <w:tcPr>
            <w:tcW w:w="5103" w:type="dxa"/>
          </w:tcPr>
          <w:p w14:paraId="2829BD8B" w14:textId="38829D4F" w:rsidR="00291B9F" w:rsidRDefault="00291B9F">
            <w:pPr>
              <w:rPr>
                <w:lang w:val="en-GB"/>
              </w:rPr>
            </w:pPr>
            <w:r>
              <w:rPr>
                <w:lang w:val="en-GB"/>
              </w:rPr>
              <w:t>Added Timbre Id</w:t>
            </w:r>
            <w:r w:rsidR="008409F4">
              <w:rPr>
                <w:lang w:val="en-GB"/>
              </w:rPr>
              <w:t xml:space="preserve">, </w:t>
            </w:r>
            <w:r>
              <w:rPr>
                <w:lang w:val="en-GB"/>
              </w:rPr>
              <w:t>rearranged chapters</w:t>
            </w:r>
            <w:r w:rsidR="008409F4">
              <w:rPr>
                <w:lang w:val="en-GB"/>
              </w:rPr>
              <w:t xml:space="preserve"> and added description of message identifier</w:t>
            </w:r>
          </w:p>
        </w:tc>
      </w:tr>
      <w:tr w:rsidR="00882EA2" w:rsidRPr="00144E42" w14:paraId="700EC584" w14:textId="77777777" w:rsidTr="00CD5D4F">
        <w:trPr>
          <w:trHeight w:val="270"/>
        </w:trPr>
        <w:tc>
          <w:tcPr>
            <w:tcW w:w="851" w:type="dxa"/>
          </w:tcPr>
          <w:p w14:paraId="459344F7" w14:textId="40452D54" w:rsidR="00882EA2" w:rsidRDefault="00882EA2" w:rsidP="00CD5D4F">
            <w:pPr>
              <w:rPr>
                <w:b/>
                <w:lang w:val="en-GB"/>
              </w:rPr>
            </w:pPr>
            <w:r>
              <w:rPr>
                <w:b/>
                <w:lang w:val="en-GB"/>
              </w:rPr>
              <w:t>0.8</w:t>
            </w:r>
          </w:p>
        </w:tc>
        <w:tc>
          <w:tcPr>
            <w:tcW w:w="2126" w:type="dxa"/>
          </w:tcPr>
          <w:p w14:paraId="3DC9867B" w14:textId="59CBBEBA" w:rsidR="00882EA2" w:rsidRDefault="00882EA2" w:rsidP="00CD5D4F">
            <w:pPr>
              <w:rPr>
                <w:lang w:val="en-GB"/>
              </w:rPr>
            </w:pPr>
            <w:r>
              <w:rPr>
                <w:lang w:val="en-GB"/>
              </w:rPr>
              <w:t>2025-07-26</w:t>
            </w:r>
          </w:p>
        </w:tc>
        <w:tc>
          <w:tcPr>
            <w:tcW w:w="993" w:type="dxa"/>
          </w:tcPr>
          <w:p w14:paraId="7738F2D9" w14:textId="3890CB28" w:rsidR="00882EA2" w:rsidRDefault="00882EA2" w:rsidP="00CD5D4F">
            <w:pPr>
              <w:rPr>
                <w:lang w:val="en-GB"/>
              </w:rPr>
            </w:pPr>
            <w:r>
              <w:rPr>
                <w:lang w:val="en-GB"/>
              </w:rPr>
              <w:t>JRR</w:t>
            </w:r>
          </w:p>
        </w:tc>
        <w:tc>
          <w:tcPr>
            <w:tcW w:w="5103" w:type="dxa"/>
          </w:tcPr>
          <w:p w14:paraId="5EC96AB0" w14:textId="79304274" w:rsidR="00882EA2" w:rsidRDefault="00882EA2">
            <w:pPr>
              <w:rPr>
                <w:lang w:val="en-GB"/>
              </w:rPr>
            </w:pPr>
            <w:r>
              <w:rPr>
                <w:lang w:val="en-GB"/>
              </w:rPr>
              <w:t xml:space="preserve">Adding multidevice control and </w:t>
            </w:r>
            <w:proofErr w:type="spellStart"/>
            <w:proofErr w:type="gramStart"/>
            <w:r>
              <w:rPr>
                <w:lang w:val="en-GB"/>
              </w:rPr>
              <w:t>queries</w:t>
            </w:r>
            <w:r w:rsidR="00B26E50">
              <w:rPr>
                <w:lang w:val="en-GB"/>
              </w:rPr>
              <w:t>.Changed</w:t>
            </w:r>
            <w:proofErr w:type="spellEnd"/>
            <w:proofErr w:type="gramEnd"/>
            <w:r w:rsidR="00B26E50">
              <w:rPr>
                <w:lang w:val="en-GB"/>
              </w:rPr>
              <w:t xml:space="preserve"> name to EMW-APP</w:t>
            </w:r>
          </w:p>
        </w:tc>
      </w:tr>
      <w:tr w:rsidR="001D4F73" w:rsidRPr="00144E42" w14:paraId="1EE7EDD8" w14:textId="77777777" w:rsidTr="00CD5D4F">
        <w:trPr>
          <w:trHeight w:val="270"/>
          <w:ins w:id="0" w:author="Author"/>
        </w:trPr>
        <w:tc>
          <w:tcPr>
            <w:tcW w:w="851" w:type="dxa"/>
          </w:tcPr>
          <w:p w14:paraId="125F1ACA" w14:textId="74ABBA1E" w:rsidR="001D4F73" w:rsidRDefault="001D4F73" w:rsidP="00CD5D4F">
            <w:pPr>
              <w:rPr>
                <w:ins w:id="1" w:author="Author"/>
                <w:b/>
                <w:lang w:val="en-GB"/>
              </w:rPr>
            </w:pPr>
            <w:ins w:id="2" w:author="Author">
              <w:r>
                <w:rPr>
                  <w:b/>
                  <w:lang w:val="en-GB"/>
                </w:rPr>
                <w:t>0.9</w:t>
              </w:r>
            </w:ins>
          </w:p>
        </w:tc>
        <w:tc>
          <w:tcPr>
            <w:tcW w:w="2126" w:type="dxa"/>
          </w:tcPr>
          <w:p w14:paraId="6593695C" w14:textId="4E1F0496" w:rsidR="001D4F73" w:rsidRDefault="00F752DB" w:rsidP="00CD5D4F">
            <w:pPr>
              <w:rPr>
                <w:ins w:id="3" w:author="Author"/>
                <w:lang w:val="en-GB"/>
              </w:rPr>
            </w:pPr>
            <w:ins w:id="4" w:author="Author">
              <w:r>
                <w:rPr>
                  <w:lang w:val="en-GB"/>
                </w:rPr>
                <w:t>2026-02-16</w:t>
              </w:r>
            </w:ins>
          </w:p>
        </w:tc>
        <w:tc>
          <w:tcPr>
            <w:tcW w:w="993" w:type="dxa"/>
          </w:tcPr>
          <w:p w14:paraId="633DCE2E" w14:textId="7D848171" w:rsidR="001D4F73" w:rsidRDefault="001D4F73" w:rsidP="00CD5D4F">
            <w:pPr>
              <w:rPr>
                <w:ins w:id="5" w:author="Author"/>
                <w:lang w:val="en-GB"/>
              </w:rPr>
            </w:pPr>
            <w:ins w:id="6" w:author="Author">
              <w:r>
                <w:rPr>
                  <w:lang w:val="en-GB"/>
                </w:rPr>
                <w:t>JRR</w:t>
              </w:r>
            </w:ins>
          </w:p>
        </w:tc>
        <w:tc>
          <w:tcPr>
            <w:tcW w:w="5103" w:type="dxa"/>
          </w:tcPr>
          <w:p w14:paraId="551B99CB" w14:textId="575B6D2D" w:rsidR="001D4F73" w:rsidRDefault="001D4F73">
            <w:pPr>
              <w:rPr>
                <w:ins w:id="7" w:author="Author"/>
                <w:lang w:val="en-GB"/>
              </w:rPr>
            </w:pPr>
            <w:ins w:id="8" w:author="Author">
              <w:r>
                <w:rPr>
                  <w:lang w:val="en-GB"/>
                </w:rPr>
                <w:t>Changed to lowercase UUIDs</w:t>
              </w:r>
            </w:ins>
          </w:p>
        </w:tc>
      </w:tr>
    </w:tbl>
    <w:p w14:paraId="79AEFBB6" w14:textId="77777777" w:rsidR="00FB6FB9" w:rsidRDefault="00FB6FB9" w:rsidP="00412949">
      <w:pPr>
        <w:pStyle w:val="Subtitle"/>
        <w:jc w:val="left"/>
      </w:pPr>
    </w:p>
    <w:p w14:paraId="48FB68F5" w14:textId="77777777" w:rsidR="00A8235C" w:rsidRDefault="00A8235C">
      <w:pPr>
        <w:rPr>
          <w:sz w:val="28"/>
        </w:rPr>
      </w:pPr>
      <w:r>
        <w:br w:type="page"/>
      </w:r>
    </w:p>
    <w:sdt>
      <w:sdtPr>
        <w:rPr>
          <w:rFonts w:ascii="Times New Roman" w:hAnsi="Times New Roman"/>
          <w:b w:val="0"/>
          <w:bCs w:val="0"/>
          <w:color w:val="auto"/>
          <w:kern w:val="16"/>
          <w:sz w:val="22"/>
          <w:szCs w:val="20"/>
        </w:rPr>
        <w:id w:val="31358635"/>
        <w:docPartObj>
          <w:docPartGallery w:val="Table of Contents"/>
          <w:docPartUnique/>
        </w:docPartObj>
      </w:sdtPr>
      <w:sdtContent>
        <w:p w14:paraId="6FF651F2" w14:textId="77777777" w:rsidR="0096149D" w:rsidRDefault="0096149D" w:rsidP="00986E96">
          <w:pPr>
            <w:pStyle w:val="TOCHeading"/>
          </w:pPr>
          <w:r>
            <w:t>Contents</w:t>
          </w:r>
        </w:p>
        <w:p w14:paraId="5925D0B6" w14:textId="670BBBA8" w:rsidR="00581711" w:rsidRDefault="003B2CDC">
          <w:pPr>
            <w:pStyle w:val="TOC1"/>
            <w:tabs>
              <w:tab w:val="right" w:leader="dot" w:pos="9627"/>
            </w:tabs>
            <w:rPr>
              <w:rFonts w:asciiTheme="minorHAnsi" w:eastAsiaTheme="minorEastAsia" w:hAnsiTheme="minorHAnsi" w:cstheme="minorBidi"/>
              <w:noProof/>
              <w:kern w:val="0"/>
              <w:szCs w:val="22"/>
            </w:rPr>
          </w:pPr>
          <w:r>
            <w:fldChar w:fldCharType="begin"/>
          </w:r>
          <w:r w:rsidR="0096149D">
            <w:instrText xml:space="preserve"> TOC \o "1-3" \h \z \u </w:instrText>
          </w:r>
          <w:r>
            <w:fldChar w:fldCharType="separate"/>
          </w:r>
          <w:hyperlink w:anchor="_Toc471073831" w:history="1">
            <w:r w:rsidR="00581711" w:rsidRPr="00F26BE3">
              <w:rPr>
                <w:rStyle w:val="Hyperlink"/>
                <w:noProof/>
                <w:kern w:val="2"/>
              </w:rPr>
              <w:t>1</w:t>
            </w:r>
            <w:r w:rsidR="00581711" w:rsidRPr="00F26BE3">
              <w:rPr>
                <w:rStyle w:val="Hyperlink"/>
                <w:noProof/>
              </w:rPr>
              <w:t xml:space="preserve"> Objective</w:t>
            </w:r>
            <w:r w:rsidR="00581711">
              <w:rPr>
                <w:noProof/>
                <w:webHidden/>
              </w:rPr>
              <w:tab/>
            </w:r>
            <w:r w:rsidR="00581711">
              <w:rPr>
                <w:noProof/>
                <w:webHidden/>
              </w:rPr>
              <w:fldChar w:fldCharType="begin"/>
            </w:r>
            <w:r w:rsidR="00581711">
              <w:rPr>
                <w:noProof/>
                <w:webHidden/>
              </w:rPr>
              <w:instrText xml:space="preserve"> PAGEREF _Toc471073831 \h </w:instrText>
            </w:r>
            <w:r w:rsidR="00581711">
              <w:rPr>
                <w:noProof/>
                <w:webHidden/>
              </w:rPr>
            </w:r>
            <w:r w:rsidR="00581711">
              <w:rPr>
                <w:noProof/>
                <w:webHidden/>
              </w:rPr>
              <w:fldChar w:fldCharType="separate"/>
            </w:r>
            <w:r w:rsidR="00F2458C">
              <w:rPr>
                <w:noProof/>
                <w:webHidden/>
              </w:rPr>
              <w:t>4</w:t>
            </w:r>
            <w:r w:rsidR="00581711">
              <w:rPr>
                <w:noProof/>
                <w:webHidden/>
              </w:rPr>
              <w:fldChar w:fldCharType="end"/>
            </w:r>
          </w:hyperlink>
        </w:p>
        <w:p w14:paraId="1AC4CBFB" w14:textId="38D89C1E"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2" w:history="1">
            <w:r w:rsidRPr="00F26BE3">
              <w:rPr>
                <w:rStyle w:val="Hyperlink"/>
                <w:noProof/>
              </w:rPr>
              <w:t>1.1 Roles</w:t>
            </w:r>
            <w:r>
              <w:rPr>
                <w:noProof/>
                <w:webHidden/>
              </w:rPr>
              <w:tab/>
            </w:r>
            <w:r>
              <w:rPr>
                <w:noProof/>
                <w:webHidden/>
              </w:rPr>
              <w:fldChar w:fldCharType="begin"/>
            </w:r>
            <w:r>
              <w:rPr>
                <w:noProof/>
                <w:webHidden/>
              </w:rPr>
              <w:instrText xml:space="preserve"> PAGEREF _Toc471073832 \h </w:instrText>
            </w:r>
            <w:r>
              <w:rPr>
                <w:noProof/>
                <w:webHidden/>
              </w:rPr>
            </w:r>
            <w:r>
              <w:rPr>
                <w:noProof/>
                <w:webHidden/>
              </w:rPr>
              <w:fldChar w:fldCharType="separate"/>
            </w:r>
            <w:r w:rsidR="00F2458C">
              <w:rPr>
                <w:noProof/>
                <w:webHidden/>
              </w:rPr>
              <w:t>4</w:t>
            </w:r>
            <w:r>
              <w:rPr>
                <w:noProof/>
                <w:webHidden/>
              </w:rPr>
              <w:fldChar w:fldCharType="end"/>
            </w:r>
          </w:hyperlink>
        </w:p>
        <w:p w14:paraId="0AD22B50" w14:textId="720A17C1"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3" w:history="1">
            <w:r w:rsidRPr="00F26BE3">
              <w:rPr>
                <w:rStyle w:val="Hyperlink"/>
                <w:noProof/>
              </w:rPr>
              <w:t>1.2 Open items</w:t>
            </w:r>
            <w:r>
              <w:rPr>
                <w:noProof/>
                <w:webHidden/>
              </w:rPr>
              <w:tab/>
            </w:r>
            <w:r>
              <w:rPr>
                <w:noProof/>
                <w:webHidden/>
              </w:rPr>
              <w:fldChar w:fldCharType="begin"/>
            </w:r>
            <w:r>
              <w:rPr>
                <w:noProof/>
                <w:webHidden/>
              </w:rPr>
              <w:instrText xml:space="preserve"> PAGEREF _Toc471073833 \h </w:instrText>
            </w:r>
            <w:r>
              <w:rPr>
                <w:noProof/>
                <w:webHidden/>
              </w:rPr>
            </w:r>
            <w:r>
              <w:rPr>
                <w:noProof/>
                <w:webHidden/>
              </w:rPr>
              <w:fldChar w:fldCharType="separate"/>
            </w:r>
            <w:r w:rsidR="00F2458C">
              <w:rPr>
                <w:noProof/>
                <w:webHidden/>
              </w:rPr>
              <w:t>4</w:t>
            </w:r>
            <w:r>
              <w:rPr>
                <w:noProof/>
                <w:webHidden/>
              </w:rPr>
              <w:fldChar w:fldCharType="end"/>
            </w:r>
          </w:hyperlink>
        </w:p>
        <w:p w14:paraId="3BD44859" w14:textId="58C9DA05"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34" w:history="1">
            <w:r w:rsidRPr="00F26BE3">
              <w:rPr>
                <w:rStyle w:val="Hyperlink"/>
                <w:noProof/>
                <w:kern w:val="2"/>
              </w:rPr>
              <w:t>2</w:t>
            </w:r>
            <w:r w:rsidRPr="00F26BE3">
              <w:rPr>
                <w:rStyle w:val="Hyperlink"/>
                <w:noProof/>
              </w:rPr>
              <w:t xml:space="preserve"> Vibe Service Characteristics</w:t>
            </w:r>
            <w:r>
              <w:rPr>
                <w:noProof/>
                <w:webHidden/>
              </w:rPr>
              <w:tab/>
            </w:r>
            <w:r>
              <w:rPr>
                <w:noProof/>
                <w:webHidden/>
              </w:rPr>
              <w:fldChar w:fldCharType="begin"/>
            </w:r>
            <w:r>
              <w:rPr>
                <w:noProof/>
                <w:webHidden/>
              </w:rPr>
              <w:instrText xml:space="preserve"> PAGEREF _Toc471073834 \h </w:instrText>
            </w:r>
            <w:r>
              <w:rPr>
                <w:noProof/>
                <w:webHidden/>
              </w:rPr>
            </w:r>
            <w:r>
              <w:rPr>
                <w:noProof/>
                <w:webHidden/>
              </w:rPr>
              <w:fldChar w:fldCharType="separate"/>
            </w:r>
            <w:r w:rsidR="00F2458C">
              <w:rPr>
                <w:noProof/>
                <w:webHidden/>
              </w:rPr>
              <w:t>5</w:t>
            </w:r>
            <w:r>
              <w:rPr>
                <w:noProof/>
                <w:webHidden/>
              </w:rPr>
              <w:fldChar w:fldCharType="end"/>
            </w:r>
          </w:hyperlink>
        </w:p>
        <w:p w14:paraId="59E83F38" w14:textId="55E1A1B6"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5" w:history="1">
            <w:r w:rsidRPr="00F26BE3">
              <w:rPr>
                <w:rStyle w:val="Hyperlink"/>
                <w:noProof/>
              </w:rPr>
              <w:t>2.1 Terminology</w:t>
            </w:r>
            <w:r>
              <w:rPr>
                <w:noProof/>
                <w:webHidden/>
              </w:rPr>
              <w:tab/>
            </w:r>
            <w:r>
              <w:rPr>
                <w:noProof/>
                <w:webHidden/>
              </w:rPr>
              <w:fldChar w:fldCharType="begin"/>
            </w:r>
            <w:r>
              <w:rPr>
                <w:noProof/>
                <w:webHidden/>
              </w:rPr>
              <w:instrText xml:space="preserve"> PAGEREF _Toc471073835 \h </w:instrText>
            </w:r>
            <w:r>
              <w:rPr>
                <w:noProof/>
                <w:webHidden/>
              </w:rPr>
            </w:r>
            <w:r>
              <w:rPr>
                <w:noProof/>
                <w:webHidden/>
              </w:rPr>
              <w:fldChar w:fldCharType="separate"/>
            </w:r>
            <w:r w:rsidR="00F2458C">
              <w:rPr>
                <w:noProof/>
                <w:webHidden/>
              </w:rPr>
              <w:t>5</w:t>
            </w:r>
            <w:r>
              <w:rPr>
                <w:noProof/>
                <w:webHidden/>
              </w:rPr>
              <w:fldChar w:fldCharType="end"/>
            </w:r>
          </w:hyperlink>
        </w:p>
        <w:p w14:paraId="3DCE2CB9" w14:textId="1037BF99"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6" w:history="1">
            <w:r w:rsidRPr="00F26BE3">
              <w:rPr>
                <w:rStyle w:val="Hyperlink"/>
                <w:noProof/>
              </w:rPr>
              <w:t>2.2 Service Characteristics</w:t>
            </w:r>
            <w:r>
              <w:rPr>
                <w:noProof/>
                <w:webHidden/>
              </w:rPr>
              <w:tab/>
            </w:r>
            <w:r>
              <w:rPr>
                <w:noProof/>
                <w:webHidden/>
              </w:rPr>
              <w:fldChar w:fldCharType="begin"/>
            </w:r>
            <w:r>
              <w:rPr>
                <w:noProof/>
                <w:webHidden/>
              </w:rPr>
              <w:instrText xml:space="preserve"> PAGEREF _Toc471073836 \h </w:instrText>
            </w:r>
            <w:r>
              <w:rPr>
                <w:noProof/>
                <w:webHidden/>
              </w:rPr>
            </w:r>
            <w:r>
              <w:rPr>
                <w:noProof/>
                <w:webHidden/>
              </w:rPr>
              <w:fldChar w:fldCharType="separate"/>
            </w:r>
            <w:r w:rsidR="00F2458C">
              <w:rPr>
                <w:noProof/>
                <w:webHidden/>
              </w:rPr>
              <w:t>5</w:t>
            </w:r>
            <w:r>
              <w:rPr>
                <w:noProof/>
                <w:webHidden/>
              </w:rPr>
              <w:fldChar w:fldCharType="end"/>
            </w:r>
          </w:hyperlink>
        </w:p>
        <w:p w14:paraId="299685D5" w14:textId="286EC570"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7" w:history="1">
            <w:r w:rsidRPr="00F26BE3">
              <w:rPr>
                <w:rStyle w:val="Hyperlink"/>
                <w:noProof/>
              </w:rPr>
              <w:t>2.3 Service and Characteristic UUIDs</w:t>
            </w:r>
            <w:r>
              <w:rPr>
                <w:noProof/>
                <w:webHidden/>
              </w:rPr>
              <w:tab/>
            </w:r>
            <w:r>
              <w:rPr>
                <w:noProof/>
                <w:webHidden/>
              </w:rPr>
              <w:fldChar w:fldCharType="begin"/>
            </w:r>
            <w:r>
              <w:rPr>
                <w:noProof/>
                <w:webHidden/>
              </w:rPr>
              <w:instrText xml:space="preserve"> PAGEREF _Toc471073837 \h </w:instrText>
            </w:r>
            <w:r>
              <w:rPr>
                <w:noProof/>
                <w:webHidden/>
              </w:rPr>
            </w:r>
            <w:r>
              <w:rPr>
                <w:noProof/>
                <w:webHidden/>
              </w:rPr>
              <w:fldChar w:fldCharType="separate"/>
            </w:r>
            <w:r w:rsidR="00F2458C">
              <w:rPr>
                <w:noProof/>
                <w:webHidden/>
              </w:rPr>
              <w:t>7</w:t>
            </w:r>
            <w:r>
              <w:rPr>
                <w:noProof/>
                <w:webHidden/>
              </w:rPr>
              <w:fldChar w:fldCharType="end"/>
            </w:r>
          </w:hyperlink>
        </w:p>
        <w:p w14:paraId="0E9900F1" w14:textId="5A74C992"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38" w:history="1">
            <w:r w:rsidRPr="00F26BE3">
              <w:rPr>
                <w:rStyle w:val="Hyperlink"/>
                <w:noProof/>
              </w:rPr>
              <w:t>2.4 Product Differentiation</w:t>
            </w:r>
            <w:r>
              <w:rPr>
                <w:noProof/>
                <w:webHidden/>
              </w:rPr>
              <w:tab/>
            </w:r>
            <w:r>
              <w:rPr>
                <w:noProof/>
                <w:webHidden/>
              </w:rPr>
              <w:fldChar w:fldCharType="begin"/>
            </w:r>
            <w:r>
              <w:rPr>
                <w:noProof/>
                <w:webHidden/>
              </w:rPr>
              <w:instrText xml:space="preserve"> PAGEREF _Toc471073838 \h </w:instrText>
            </w:r>
            <w:r>
              <w:rPr>
                <w:noProof/>
                <w:webHidden/>
              </w:rPr>
            </w:r>
            <w:r>
              <w:rPr>
                <w:noProof/>
                <w:webHidden/>
              </w:rPr>
              <w:fldChar w:fldCharType="separate"/>
            </w:r>
            <w:r w:rsidR="00F2458C">
              <w:rPr>
                <w:noProof/>
                <w:webHidden/>
              </w:rPr>
              <w:t>8</w:t>
            </w:r>
            <w:r>
              <w:rPr>
                <w:noProof/>
                <w:webHidden/>
              </w:rPr>
              <w:fldChar w:fldCharType="end"/>
            </w:r>
          </w:hyperlink>
        </w:p>
        <w:p w14:paraId="1EC5D8BF" w14:textId="5450C2F8"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39" w:history="1">
            <w:r w:rsidRPr="00F26BE3">
              <w:rPr>
                <w:rStyle w:val="Hyperlink"/>
                <w:noProof/>
                <w:kern w:val="2"/>
              </w:rPr>
              <w:t>3</w:t>
            </w:r>
            <w:r w:rsidRPr="00F26BE3">
              <w:rPr>
                <w:rStyle w:val="Hyperlink"/>
                <w:noProof/>
              </w:rPr>
              <w:t xml:space="preserve"> Vibe Protocol</w:t>
            </w:r>
            <w:r>
              <w:rPr>
                <w:noProof/>
                <w:webHidden/>
              </w:rPr>
              <w:tab/>
            </w:r>
            <w:r>
              <w:rPr>
                <w:noProof/>
                <w:webHidden/>
              </w:rPr>
              <w:fldChar w:fldCharType="begin"/>
            </w:r>
            <w:r>
              <w:rPr>
                <w:noProof/>
                <w:webHidden/>
              </w:rPr>
              <w:instrText xml:space="preserve"> PAGEREF _Toc471073839 \h </w:instrText>
            </w:r>
            <w:r>
              <w:rPr>
                <w:noProof/>
                <w:webHidden/>
              </w:rPr>
            </w:r>
            <w:r>
              <w:rPr>
                <w:noProof/>
                <w:webHidden/>
              </w:rPr>
              <w:fldChar w:fldCharType="separate"/>
            </w:r>
            <w:r w:rsidR="00F2458C">
              <w:rPr>
                <w:noProof/>
                <w:webHidden/>
              </w:rPr>
              <w:t>9</w:t>
            </w:r>
            <w:r>
              <w:rPr>
                <w:noProof/>
                <w:webHidden/>
              </w:rPr>
              <w:fldChar w:fldCharType="end"/>
            </w:r>
          </w:hyperlink>
        </w:p>
        <w:p w14:paraId="2718DDE5" w14:textId="7A47A1CB"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40" w:history="1">
            <w:r w:rsidRPr="00F26BE3">
              <w:rPr>
                <w:rStyle w:val="Hyperlink"/>
                <w:noProof/>
              </w:rPr>
              <w:t>3.1 Vibe Datagram v1.0</w:t>
            </w:r>
            <w:r>
              <w:rPr>
                <w:noProof/>
                <w:webHidden/>
              </w:rPr>
              <w:tab/>
            </w:r>
            <w:r>
              <w:rPr>
                <w:noProof/>
                <w:webHidden/>
              </w:rPr>
              <w:fldChar w:fldCharType="begin"/>
            </w:r>
            <w:r>
              <w:rPr>
                <w:noProof/>
                <w:webHidden/>
              </w:rPr>
              <w:instrText xml:space="preserve"> PAGEREF _Toc471073840 \h </w:instrText>
            </w:r>
            <w:r>
              <w:rPr>
                <w:noProof/>
                <w:webHidden/>
              </w:rPr>
            </w:r>
            <w:r>
              <w:rPr>
                <w:noProof/>
                <w:webHidden/>
              </w:rPr>
              <w:fldChar w:fldCharType="separate"/>
            </w:r>
            <w:r w:rsidR="00F2458C">
              <w:rPr>
                <w:noProof/>
                <w:webHidden/>
              </w:rPr>
              <w:t>9</w:t>
            </w:r>
            <w:r>
              <w:rPr>
                <w:noProof/>
                <w:webHidden/>
              </w:rPr>
              <w:fldChar w:fldCharType="end"/>
            </w:r>
          </w:hyperlink>
        </w:p>
        <w:p w14:paraId="0005711D" w14:textId="6E8EE879"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41" w:history="1">
            <w:r w:rsidRPr="00F26BE3">
              <w:rPr>
                <w:rStyle w:val="Hyperlink"/>
                <w:noProof/>
              </w:rPr>
              <w:t>3.2 Vibe Protocol Modules</w:t>
            </w:r>
            <w:r>
              <w:rPr>
                <w:noProof/>
                <w:webHidden/>
              </w:rPr>
              <w:tab/>
            </w:r>
            <w:r>
              <w:rPr>
                <w:noProof/>
                <w:webHidden/>
              </w:rPr>
              <w:fldChar w:fldCharType="begin"/>
            </w:r>
            <w:r>
              <w:rPr>
                <w:noProof/>
                <w:webHidden/>
              </w:rPr>
              <w:instrText xml:space="preserve"> PAGEREF _Toc471073841 \h </w:instrText>
            </w:r>
            <w:r>
              <w:rPr>
                <w:noProof/>
                <w:webHidden/>
              </w:rPr>
            </w:r>
            <w:r>
              <w:rPr>
                <w:noProof/>
                <w:webHidden/>
              </w:rPr>
              <w:fldChar w:fldCharType="separate"/>
            </w:r>
            <w:r w:rsidR="00F2458C">
              <w:rPr>
                <w:noProof/>
                <w:webHidden/>
              </w:rPr>
              <w:t>9</w:t>
            </w:r>
            <w:r>
              <w:rPr>
                <w:noProof/>
                <w:webHidden/>
              </w:rPr>
              <w:fldChar w:fldCharType="end"/>
            </w:r>
          </w:hyperlink>
        </w:p>
        <w:p w14:paraId="6BD10D9F" w14:textId="7A77A93F"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42" w:history="1">
            <w:r w:rsidRPr="00F26BE3">
              <w:rPr>
                <w:rStyle w:val="Hyperlink"/>
                <w:noProof/>
              </w:rPr>
              <w:t>3.2.1 Control Module</w:t>
            </w:r>
            <w:r>
              <w:rPr>
                <w:noProof/>
                <w:webHidden/>
              </w:rPr>
              <w:tab/>
            </w:r>
            <w:r>
              <w:rPr>
                <w:noProof/>
                <w:webHidden/>
              </w:rPr>
              <w:fldChar w:fldCharType="begin"/>
            </w:r>
            <w:r>
              <w:rPr>
                <w:noProof/>
                <w:webHidden/>
              </w:rPr>
              <w:instrText xml:space="preserve"> PAGEREF _Toc471073842 \h </w:instrText>
            </w:r>
            <w:r>
              <w:rPr>
                <w:noProof/>
                <w:webHidden/>
              </w:rPr>
            </w:r>
            <w:r>
              <w:rPr>
                <w:noProof/>
                <w:webHidden/>
              </w:rPr>
              <w:fldChar w:fldCharType="separate"/>
            </w:r>
            <w:r w:rsidR="00F2458C">
              <w:rPr>
                <w:noProof/>
                <w:webHidden/>
              </w:rPr>
              <w:t>9</w:t>
            </w:r>
            <w:r>
              <w:rPr>
                <w:noProof/>
                <w:webHidden/>
              </w:rPr>
              <w:fldChar w:fldCharType="end"/>
            </w:r>
          </w:hyperlink>
        </w:p>
        <w:p w14:paraId="4E046D6C" w14:textId="5CD5CC30"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43" w:history="1">
            <w:r w:rsidRPr="00F26BE3">
              <w:rPr>
                <w:rStyle w:val="Hyperlink"/>
                <w:noProof/>
              </w:rPr>
              <w:t>3.2.2 Motor Module</w:t>
            </w:r>
            <w:r>
              <w:rPr>
                <w:noProof/>
                <w:webHidden/>
              </w:rPr>
              <w:tab/>
            </w:r>
            <w:r>
              <w:rPr>
                <w:noProof/>
                <w:webHidden/>
              </w:rPr>
              <w:fldChar w:fldCharType="begin"/>
            </w:r>
            <w:r>
              <w:rPr>
                <w:noProof/>
                <w:webHidden/>
              </w:rPr>
              <w:instrText xml:space="preserve"> PAGEREF _Toc471073843 \h </w:instrText>
            </w:r>
            <w:r>
              <w:rPr>
                <w:noProof/>
                <w:webHidden/>
              </w:rPr>
            </w:r>
            <w:r>
              <w:rPr>
                <w:noProof/>
                <w:webHidden/>
              </w:rPr>
              <w:fldChar w:fldCharType="separate"/>
            </w:r>
            <w:r w:rsidR="00F2458C">
              <w:rPr>
                <w:noProof/>
                <w:webHidden/>
              </w:rPr>
              <w:t>10</w:t>
            </w:r>
            <w:r>
              <w:rPr>
                <w:noProof/>
                <w:webHidden/>
              </w:rPr>
              <w:fldChar w:fldCharType="end"/>
            </w:r>
          </w:hyperlink>
        </w:p>
        <w:p w14:paraId="1AE695CA" w14:textId="5DA25C1F"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44" w:history="1">
            <w:r w:rsidRPr="00F26BE3">
              <w:rPr>
                <w:rStyle w:val="Hyperlink"/>
                <w:noProof/>
              </w:rPr>
              <w:t>3.3 Pattern Rules</w:t>
            </w:r>
            <w:r>
              <w:rPr>
                <w:noProof/>
                <w:webHidden/>
              </w:rPr>
              <w:tab/>
            </w:r>
            <w:r>
              <w:rPr>
                <w:noProof/>
                <w:webHidden/>
              </w:rPr>
              <w:fldChar w:fldCharType="begin"/>
            </w:r>
            <w:r>
              <w:rPr>
                <w:noProof/>
                <w:webHidden/>
              </w:rPr>
              <w:instrText xml:space="preserve"> PAGEREF _Toc471073844 \h </w:instrText>
            </w:r>
            <w:r>
              <w:rPr>
                <w:noProof/>
                <w:webHidden/>
              </w:rPr>
            </w:r>
            <w:r>
              <w:rPr>
                <w:noProof/>
                <w:webHidden/>
              </w:rPr>
              <w:fldChar w:fldCharType="separate"/>
            </w:r>
            <w:r w:rsidR="00F2458C">
              <w:rPr>
                <w:noProof/>
                <w:webHidden/>
              </w:rPr>
              <w:t>18</w:t>
            </w:r>
            <w:r>
              <w:rPr>
                <w:noProof/>
                <w:webHidden/>
              </w:rPr>
              <w:fldChar w:fldCharType="end"/>
            </w:r>
          </w:hyperlink>
        </w:p>
        <w:p w14:paraId="1B0D19C9" w14:textId="144980F8"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45" w:history="1">
            <w:r w:rsidRPr="00F26BE3">
              <w:rPr>
                <w:rStyle w:val="Hyperlink"/>
                <w:noProof/>
                <w:kern w:val="2"/>
              </w:rPr>
              <w:t>4</w:t>
            </w:r>
            <w:r w:rsidRPr="00F26BE3">
              <w:rPr>
                <w:rStyle w:val="Hyperlink"/>
                <w:noProof/>
              </w:rPr>
              <w:t xml:space="preserve"> Usage</w:t>
            </w:r>
            <w:r>
              <w:rPr>
                <w:noProof/>
                <w:webHidden/>
              </w:rPr>
              <w:tab/>
            </w:r>
            <w:r>
              <w:rPr>
                <w:noProof/>
                <w:webHidden/>
              </w:rPr>
              <w:fldChar w:fldCharType="begin"/>
            </w:r>
            <w:r>
              <w:rPr>
                <w:noProof/>
                <w:webHidden/>
              </w:rPr>
              <w:instrText xml:space="preserve"> PAGEREF _Toc471073845 \h </w:instrText>
            </w:r>
            <w:r>
              <w:rPr>
                <w:noProof/>
                <w:webHidden/>
              </w:rPr>
            </w:r>
            <w:r>
              <w:rPr>
                <w:noProof/>
                <w:webHidden/>
              </w:rPr>
              <w:fldChar w:fldCharType="separate"/>
            </w:r>
            <w:r w:rsidR="00F2458C">
              <w:rPr>
                <w:noProof/>
                <w:webHidden/>
              </w:rPr>
              <w:t>20</w:t>
            </w:r>
            <w:r>
              <w:rPr>
                <w:noProof/>
                <w:webHidden/>
              </w:rPr>
              <w:fldChar w:fldCharType="end"/>
            </w:r>
          </w:hyperlink>
        </w:p>
        <w:p w14:paraId="60A2FEB9" w14:textId="1354E673"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46" w:history="1">
            <w:r w:rsidRPr="00F26BE3">
              <w:rPr>
                <w:rStyle w:val="Hyperlink"/>
                <w:noProof/>
              </w:rPr>
              <w:t>4.1 Vibe Transport</w:t>
            </w:r>
            <w:r>
              <w:rPr>
                <w:noProof/>
                <w:webHidden/>
              </w:rPr>
              <w:tab/>
            </w:r>
            <w:r>
              <w:rPr>
                <w:noProof/>
                <w:webHidden/>
              </w:rPr>
              <w:fldChar w:fldCharType="begin"/>
            </w:r>
            <w:r>
              <w:rPr>
                <w:noProof/>
                <w:webHidden/>
              </w:rPr>
              <w:instrText xml:space="preserve"> PAGEREF _Toc471073846 \h </w:instrText>
            </w:r>
            <w:r>
              <w:rPr>
                <w:noProof/>
                <w:webHidden/>
              </w:rPr>
            </w:r>
            <w:r>
              <w:rPr>
                <w:noProof/>
                <w:webHidden/>
              </w:rPr>
              <w:fldChar w:fldCharType="separate"/>
            </w:r>
            <w:r w:rsidR="00F2458C">
              <w:rPr>
                <w:noProof/>
                <w:webHidden/>
              </w:rPr>
              <w:t>20</w:t>
            </w:r>
            <w:r>
              <w:rPr>
                <w:noProof/>
                <w:webHidden/>
              </w:rPr>
              <w:fldChar w:fldCharType="end"/>
            </w:r>
          </w:hyperlink>
        </w:p>
        <w:p w14:paraId="6812DCB7" w14:textId="5B5A1E9F"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47" w:history="1">
            <w:r w:rsidRPr="00F26BE3">
              <w:rPr>
                <w:rStyle w:val="Hyperlink"/>
                <w:noProof/>
              </w:rPr>
              <w:t>4.1.1 Using the Write FIFO</w:t>
            </w:r>
            <w:r>
              <w:rPr>
                <w:noProof/>
                <w:webHidden/>
              </w:rPr>
              <w:tab/>
            </w:r>
            <w:r>
              <w:rPr>
                <w:noProof/>
                <w:webHidden/>
              </w:rPr>
              <w:fldChar w:fldCharType="begin"/>
            </w:r>
            <w:r>
              <w:rPr>
                <w:noProof/>
                <w:webHidden/>
              </w:rPr>
              <w:instrText xml:space="preserve"> PAGEREF _Toc471073847 \h </w:instrText>
            </w:r>
            <w:r>
              <w:rPr>
                <w:noProof/>
                <w:webHidden/>
              </w:rPr>
            </w:r>
            <w:r>
              <w:rPr>
                <w:noProof/>
                <w:webHidden/>
              </w:rPr>
              <w:fldChar w:fldCharType="separate"/>
            </w:r>
            <w:r w:rsidR="00F2458C">
              <w:rPr>
                <w:noProof/>
                <w:webHidden/>
              </w:rPr>
              <w:t>20</w:t>
            </w:r>
            <w:r>
              <w:rPr>
                <w:noProof/>
                <w:webHidden/>
              </w:rPr>
              <w:fldChar w:fldCharType="end"/>
            </w:r>
          </w:hyperlink>
        </w:p>
        <w:p w14:paraId="36AA4CB2" w14:textId="0E7F1BF0"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48" w:history="1">
            <w:r w:rsidRPr="00F26BE3">
              <w:rPr>
                <w:rStyle w:val="Hyperlink"/>
                <w:noProof/>
              </w:rPr>
              <w:t>4.1.2 Using the Read FIFO</w:t>
            </w:r>
            <w:r>
              <w:rPr>
                <w:noProof/>
                <w:webHidden/>
              </w:rPr>
              <w:tab/>
            </w:r>
            <w:r>
              <w:rPr>
                <w:noProof/>
                <w:webHidden/>
              </w:rPr>
              <w:fldChar w:fldCharType="begin"/>
            </w:r>
            <w:r>
              <w:rPr>
                <w:noProof/>
                <w:webHidden/>
              </w:rPr>
              <w:instrText xml:space="preserve"> PAGEREF _Toc471073848 \h </w:instrText>
            </w:r>
            <w:r>
              <w:rPr>
                <w:noProof/>
                <w:webHidden/>
              </w:rPr>
            </w:r>
            <w:r>
              <w:rPr>
                <w:noProof/>
                <w:webHidden/>
              </w:rPr>
              <w:fldChar w:fldCharType="separate"/>
            </w:r>
            <w:r w:rsidR="00F2458C">
              <w:rPr>
                <w:noProof/>
                <w:webHidden/>
              </w:rPr>
              <w:t>20</w:t>
            </w:r>
            <w:r>
              <w:rPr>
                <w:noProof/>
                <w:webHidden/>
              </w:rPr>
              <w:fldChar w:fldCharType="end"/>
            </w:r>
          </w:hyperlink>
        </w:p>
        <w:p w14:paraId="3E4D17F0" w14:textId="138BD7C5"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49" w:history="1">
            <w:r w:rsidRPr="00F26BE3">
              <w:rPr>
                <w:rStyle w:val="Hyperlink"/>
                <w:noProof/>
              </w:rPr>
              <w:t>4.2 Authentication</w:t>
            </w:r>
            <w:r>
              <w:rPr>
                <w:noProof/>
                <w:webHidden/>
              </w:rPr>
              <w:tab/>
            </w:r>
            <w:r>
              <w:rPr>
                <w:noProof/>
                <w:webHidden/>
              </w:rPr>
              <w:fldChar w:fldCharType="begin"/>
            </w:r>
            <w:r>
              <w:rPr>
                <w:noProof/>
                <w:webHidden/>
              </w:rPr>
              <w:instrText xml:space="preserve"> PAGEREF _Toc471073849 \h </w:instrText>
            </w:r>
            <w:r>
              <w:rPr>
                <w:noProof/>
                <w:webHidden/>
              </w:rPr>
            </w:r>
            <w:r>
              <w:rPr>
                <w:noProof/>
                <w:webHidden/>
              </w:rPr>
              <w:fldChar w:fldCharType="separate"/>
            </w:r>
            <w:r w:rsidR="00F2458C">
              <w:rPr>
                <w:noProof/>
                <w:webHidden/>
              </w:rPr>
              <w:t>20</w:t>
            </w:r>
            <w:r>
              <w:rPr>
                <w:noProof/>
                <w:webHidden/>
              </w:rPr>
              <w:fldChar w:fldCharType="end"/>
            </w:r>
          </w:hyperlink>
        </w:p>
        <w:p w14:paraId="2E9C32C5" w14:textId="3C2E6982"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50" w:history="1">
            <w:r w:rsidRPr="00F26BE3">
              <w:rPr>
                <w:rStyle w:val="Hyperlink"/>
                <w:noProof/>
              </w:rPr>
              <w:t>4.2.1 Introduction</w:t>
            </w:r>
            <w:r>
              <w:rPr>
                <w:noProof/>
                <w:webHidden/>
              </w:rPr>
              <w:tab/>
            </w:r>
            <w:r>
              <w:rPr>
                <w:noProof/>
                <w:webHidden/>
              </w:rPr>
              <w:fldChar w:fldCharType="begin"/>
            </w:r>
            <w:r>
              <w:rPr>
                <w:noProof/>
                <w:webHidden/>
              </w:rPr>
              <w:instrText xml:space="preserve"> PAGEREF _Toc471073850 \h </w:instrText>
            </w:r>
            <w:r>
              <w:rPr>
                <w:noProof/>
                <w:webHidden/>
              </w:rPr>
            </w:r>
            <w:r>
              <w:rPr>
                <w:noProof/>
                <w:webHidden/>
              </w:rPr>
              <w:fldChar w:fldCharType="separate"/>
            </w:r>
            <w:r w:rsidR="00F2458C">
              <w:rPr>
                <w:noProof/>
                <w:webHidden/>
              </w:rPr>
              <w:t>20</w:t>
            </w:r>
            <w:r>
              <w:rPr>
                <w:noProof/>
                <w:webHidden/>
              </w:rPr>
              <w:fldChar w:fldCharType="end"/>
            </w:r>
          </w:hyperlink>
        </w:p>
        <w:p w14:paraId="39548E94" w14:textId="1A6AD1FE"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51" w:history="1">
            <w:r w:rsidRPr="00F26BE3">
              <w:rPr>
                <w:rStyle w:val="Hyperlink"/>
                <w:noProof/>
              </w:rPr>
              <w:t>4.2.2 Sequence Diagrams</w:t>
            </w:r>
            <w:r>
              <w:rPr>
                <w:noProof/>
                <w:webHidden/>
              </w:rPr>
              <w:tab/>
            </w:r>
            <w:r>
              <w:rPr>
                <w:noProof/>
                <w:webHidden/>
              </w:rPr>
              <w:fldChar w:fldCharType="begin"/>
            </w:r>
            <w:r>
              <w:rPr>
                <w:noProof/>
                <w:webHidden/>
              </w:rPr>
              <w:instrText xml:space="preserve"> PAGEREF _Toc471073851 \h </w:instrText>
            </w:r>
            <w:r>
              <w:rPr>
                <w:noProof/>
                <w:webHidden/>
              </w:rPr>
            </w:r>
            <w:r>
              <w:rPr>
                <w:noProof/>
                <w:webHidden/>
              </w:rPr>
              <w:fldChar w:fldCharType="separate"/>
            </w:r>
            <w:r w:rsidR="00F2458C">
              <w:rPr>
                <w:noProof/>
                <w:webHidden/>
              </w:rPr>
              <w:t>21</w:t>
            </w:r>
            <w:r>
              <w:rPr>
                <w:noProof/>
                <w:webHidden/>
              </w:rPr>
              <w:fldChar w:fldCharType="end"/>
            </w:r>
          </w:hyperlink>
        </w:p>
        <w:p w14:paraId="7BEE8387" w14:textId="10B73068" w:rsidR="00581711" w:rsidRDefault="00581711">
          <w:pPr>
            <w:pStyle w:val="TOC3"/>
            <w:tabs>
              <w:tab w:val="right" w:leader="dot" w:pos="9627"/>
            </w:tabs>
            <w:rPr>
              <w:rFonts w:asciiTheme="minorHAnsi" w:eastAsiaTheme="minorEastAsia" w:hAnsiTheme="minorHAnsi" w:cstheme="minorBidi"/>
              <w:noProof/>
              <w:kern w:val="0"/>
              <w:szCs w:val="22"/>
            </w:rPr>
          </w:pPr>
          <w:hyperlink w:anchor="_Toc471073852" w:history="1">
            <w:r w:rsidRPr="00F26BE3">
              <w:rPr>
                <w:rStyle w:val="Hyperlink"/>
                <w:noProof/>
              </w:rPr>
              <w:t>4.2.3 Authentication Requirements</w:t>
            </w:r>
            <w:r>
              <w:rPr>
                <w:noProof/>
                <w:webHidden/>
              </w:rPr>
              <w:tab/>
            </w:r>
            <w:r>
              <w:rPr>
                <w:noProof/>
                <w:webHidden/>
              </w:rPr>
              <w:fldChar w:fldCharType="begin"/>
            </w:r>
            <w:r>
              <w:rPr>
                <w:noProof/>
                <w:webHidden/>
              </w:rPr>
              <w:instrText xml:space="preserve"> PAGEREF _Toc471073852 \h </w:instrText>
            </w:r>
            <w:r>
              <w:rPr>
                <w:noProof/>
                <w:webHidden/>
              </w:rPr>
            </w:r>
            <w:r>
              <w:rPr>
                <w:noProof/>
                <w:webHidden/>
              </w:rPr>
              <w:fldChar w:fldCharType="separate"/>
            </w:r>
            <w:r w:rsidR="00F2458C">
              <w:rPr>
                <w:noProof/>
                <w:webHidden/>
              </w:rPr>
              <w:t>22</w:t>
            </w:r>
            <w:r>
              <w:rPr>
                <w:noProof/>
                <w:webHidden/>
              </w:rPr>
              <w:fldChar w:fldCharType="end"/>
            </w:r>
          </w:hyperlink>
        </w:p>
        <w:p w14:paraId="0838C1FD" w14:textId="54B47371"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53" w:history="1">
            <w:r w:rsidRPr="00F26BE3">
              <w:rPr>
                <w:rStyle w:val="Hyperlink"/>
                <w:noProof/>
              </w:rPr>
              <w:t>4.3 Motor Control</w:t>
            </w:r>
            <w:r>
              <w:rPr>
                <w:noProof/>
                <w:webHidden/>
              </w:rPr>
              <w:tab/>
            </w:r>
            <w:r>
              <w:rPr>
                <w:noProof/>
                <w:webHidden/>
              </w:rPr>
              <w:fldChar w:fldCharType="begin"/>
            </w:r>
            <w:r>
              <w:rPr>
                <w:noProof/>
                <w:webHidden/>
              </w:rPr>
              <w:instrText xml:space="preserve"> PAGEREF _Toc471073853 \h </w:instrText>
            </w:r>
            <w:r>
              <w:rPr>
                <w:noProof/>
                <w:webHidden/>
              </w:rPr>
            </w:r>
            <w:r>
              <w:rPr>
                <w:noProof/>
                <w:webHidden/>
              </w:rPr>
              <w:fldChar w:fldCharType="separate"/>
            </w:r>
            <w:r w:rsidR="00F2458C">
              <w:rPr>
                <w:noProof/>
                <w:webHidden/>
              </w:rPr>
              <w:t>22</w:t>
            </w:r>
            <w:r>
              <w:rPr>
                <w:noProof/>
                <w:webHidden/>
              </w:rPr>
              <w:fldChar w:fldCharType="end"/>
            </w:r>
          </w:hyperlink>
        </w:p>
        <w:p w14:paraId="0476C8C7" w14:textId="69F51C19"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54" w:history="1">
            <w:r w:rsidRPr="00F26BE3">
              <w:rPr>
                <w:rStyle w:val="Hyperlink"/>
                <w:noProof/>
                <w:kern w:val="2"/>
              </w:rPr>
              <w:t>5</w:t>
            </w:r>
            <w:r w:rsidRPr="00F26BE3">
              <w:rPr>
                <w:rStyle w:val="Hyperlink"/>
                <w:noProof/>
              </w:rPr>
              <w:t xml:space="preserve"> Vibe Protocol Implementation Requirement</w:t>
            </w:r>
            <w:r>
              <w:rPr>
                <w:noProof/>
                <w:webHidden/>
              </w:rPr>
              <w:tab/>
            </w:r>
            <w:r>
              <w:rPr>
                <w:noProof/>
                <w:webHidden/>
              </w:rPr>
              <w:fldChar w:fldCharType="begin"/>
            </w:r>
            <w:r>
              <w:rPr>
                <w:noProof/>
                <w:webHidden/>
              </w:rPr>
              <w:instrText xml:space="preserve"> PAGEREF _Toc471073854 \h </w:instrText>
            </w:r>
            <w:r>
              <w:rPr>
                <w:noProof/>
                <w:webHidden/>
              </w:rPr>
            </w:r>
            <w:r>
              <w:rPr>
                <w:noProof/>
                <w:webHidden/>
              </w:rPr>
              <w:fldChar w:fldCharType="separate"/>
            </w:r>
            <w:r w:rsidR="00F2458C">
              <w:rPr>
                <w:noProof/>
                <w:webHidden/>
              </w:rPr>
              <w:t>25</w:t>
            </w:r>
            <w:r>
              <w:rPr>
                <w:noProof/>
                <w:webHidden/>
              </w:rPr>
              <w:fldChar w:fldCharType="end"/>
            </w:r>
          </w:hyperlink>
        </w:p>
        <w:p w14:paraId="5C0120CE" w14:textId="76EE2977"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55" w:history="1">
            <w:r w:rsidRPr="00F26BE3">
              <w:rPr>
                <w:rStyle w:val="Hyperlink"/>
                <w:noProof/>
                <w:kern w:val="2"/>
              </w:rPr>
              <w:t>6</w:t>
            </w:r>
            <w:r w:rsidRPr="00F26BE3">
              <w:rPr>
                <w:rStyle w:val="Hyperlink"/>
                <w:noProof/>
              </w:rPr>
              <w:t xml:space="preserve"> Assumptions</w:t>
            </w:r>
            <w:r>
              <w:rPr>
                <w:noProof/>
                <w:webHidden/>
              </w:rPr>
              <w:tab/>
            </w:r>
            <w:r>
              <w:rPr>
                <w:noProof/>
                <w:webHidden/>
              </w:rPr>
              <w:fldChar w:fldCharType="begin"/>
            </w:r>
            <w:r>
              <w:rPr>
                <w:noProof/>
                <w:webHidden/>
              </w:rPr>
              <w:instrText xml:space="preserve"> PAGEREF _Toc471073855 \h </w:instrText>
            </w:r>
            <w:r>
              <w:rPr>
                <w:noProof/>
                <w:webHidden/>
              </w:rPr>
            </w:r>
            <w:r>
              <w:rPr>
                <w:noProof/>
                <w:webHidden/>
              </w:rPr>
              <w:fldChar w:fldCharType="separate"/>
            </w:r>
            <w:r w:rsidR="00F2458C">
              <w:rPr>
                <w:noProof/>
                <w:webHidden/>
              </w:rPr>
              <w:t>26</w:t>
            </w:r>
            <w:r>
              <w:rPr>
                <w:noProof/>
                <w:webHidden/>
              </w:rPr>
              <w:fldChar w:fldCharType="end"/>
            </w:r>
          </w:hyperlink>
        </w:p>
        <w:p w14:paraId="3254669D" w14:textId="5468CF1F"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56" w:history="1">
            <w:r w:rsidRPr="00F26BE3">
              <w:rPr>
                <w:rStyle w:val="Hyperlink"/>
                <w:noProof/>
                <w:kern w:val="2"/>
              </w:rPr>
              <w:t>7</w:t>
            </w:r>
            <w:r w:rsidRPr="00F26BE3">
              <w:rPr>
                <w:rStyle w:val="Hyperlink"/>
                <w:noProof/>
              </w:rPr>
              <w:t xml:space="preserve"> Appendix</w:t>
            </w:r>
            <w:r>
              <w:rPr>
                <w:noProof/>
                <w:webHidden/>
              </w:rPr>
              <w:tab/>
            </w:r>
            <w:r>
              <w:rPr>
                <w:noProof/>
                <w:webHidden/>
              </w:rPr>
              <w:fldChar w:fldCharType="begin"/>
            </w:r>
            <w:r>
              <w:rPr>
                <w:noProof/>
                <w:webHidden/>
              </w:rPr>
              <w:instrText xml:space="preserve"> PAGEREF _Toc471073856 \h </w:instrText>
            </w:r>
            <w:r>
              <w:rPr>
                <w:noProof/>
                <w:webHidden/>
              </w:rPr>
            </w:r>
            <w:r>
              <w:rPr>
                <w:noProof/>
                <w:webHidden/>
              </w:rPr>
              <w:fldChar w:fldCharType="separate"/>
            </w:r>
            <w:r w:rsidR="00F2458C">
              <w:rPr>
                <w:noProof/>
                <w:webHidden/>
              </w:rPr>
              <w:t>27</w:t>
            </w:r>
            <w:r>
              <w:rPr>
                <w:noProof/>
                <w:webHidden/>
              </w:rPr>
              <w:fldChar w:fldCharType="end"/>
            </w:r>
          </w:hyperlink>
        </w:p>
        <w:p w14:paraId="6AF15E76" w14:textId="255A1378" w:rsidR="00581711" w:rsidRDefault="00581711">
          <w:pPr>
            <w:pStyle w:val="TOC2"/>
            <w:tabs>
              <w:tab w:val="right" w:leader="dot" w:pos="9627"/>
            </w:tabs>
            <w:rPr>
              <w:rFonts w:asciiTheme="minorHAnsi" w:eastAsiaTheme="minorEastAsia" w:hAnsiTheme="minorHAnsi" w:cstheme="minorBidi"/>
              <w:noProof/>
              <w:kern w:val="0"/>
              <w:szCs w:val="22"/>
            </w:rPr>
          </w:pPr>
          <w:hyperlink w:anchor="_Toc471073857" w:history="1">
            <w:r w:rsidRPr="00F26BE3">
              <w:rPr>
                <w:rStyle w:val="Hyperlink"/>
                <w:noProof/>
              </w:rPr>
              <w:t>7.1 Defines</w:t>
            </w:r>
            <w:r>
              <w:rPr>
                <w:noProof/>
                <w:webHidden/>
              </w:rPr>
              <w:tab/>
            </w:r>
            <w:r>
              <w:rPr>
                <w:noProof/>
                <w:webHidden/>
              </w:rPr>
              <w:fldChar w:fldCharType="begin"/>
            </w:r>
            <w:r>
              <w:rPr>
                <w:noProof/>
                <w:webHidden/>
              </w:rPr>
              <w:instrText xml:space="preserve"> PAGEREF _Toc471073857 \h </w:instrText>
            </w:r>
            <w:r>
              <w:rPr>
                <w:noProof/>
                <w:webHidden/>
              </w:rPr>
            </w:r>
            <w:r>
              <w:rPr>
                <w:noProof/>
                <w:webHidden/>
              </w:rPr>
              <w:fldChar w:fldCharType="separate"/>
            </w:r>
            <w:r w:rsidR="00F2458C">
              <w:rPr>
                <w:noProof/>
                <w:webHidden/>
              </w:rPr>
              <w:t>27</w:t>
            </w:r>
            <w:r>
              <w:rPr>
                <w:noProof/>
                <w:webHidden/>
              </w:rPr>
              <w:fldChar w:fldCharType="end"/>
            </w:r>
          </w:hyperlink>
        </w:p>
        <w:p w14:paraId="48C1D55E" w14:textId="04539DB0" w:rsidR="00581711" w:rsidRDefault="00581711">
          <w:pPr>
            <w:pStyle w:val="TOC1"/>
            <w:tabs>
              <w:tab w:val="right" w:leader="dot" w:pos="9627"/>
            </w:tabs>
            <w:rPr>
              <w:rFonts w:asciiTheme="minorHAnsi" w:eastAsiaTheme="minorEastAsia" w:hAnsiTheme="minorHAnsi" w:cstheme="minorBidi"/>
              <w:noProof/>
              <w:kern w:val="0"/>
              <w:szCs w:val="22"/>
            </w:rPr>
          </w:pPr>
          <w:hyperlink w:anchor="_Toc471073858" w:history="1">
            <w:r w:rsidRPr="00F26BE3">
              <w:rPr>
                <w:rStyle w:val="Hyperlink"/>
                <w:noProof/>
                <w:kern w:val="2"/>
              </w:rPr>
              <w:t>8</w:t>
            </w:r>
            <w:r w:rsidRPr="00F26BE3">
              <w:rPr>
                <w:rStyle w:val="Hyperlink"/>
                <w:noProof/>
              </w:rPr>
              <w:t xml:space="preserve"> References</w:t>
            </w:r>
            <w:r>
              <w:rPr>
                <w:noProof/>
                <w:webHidden/>
              </w:rPr>
              <w:tab/>
            </w:r>
            <w:r>
              <w:rPr>
                <w:noProof/>
                <w:webHidden/>
              </w:rPr>
              <w:fldChar w:fldCharType="begin"/>
            </w:r>
            <w:r>
              <w:rPr>
                <w:noProof/>
                <w:webHidden/>
              </w:rPr>
              <w:instrText xml:space="preserve"> PAGEREF _Toc471073858 \h </w:instrText>
            </w:r>
            <w:r>
              <w:rPr>
                <w:noProof/>
                <w:webHidden/>
              </w:rPr>
            </w:r>
            <w:r>
              <w:rPr>
                <w:noProof/>
                <w:webHidden/>
              </w:rPr>
              <w:fldChar w:fldCharType="separate"/>
            </w:r>
            <w:r w:rsidR="00F2458C">
              <w:rPr>
                <w:noProof/>
                <w:webHidden/>
              </w:rPr>
              <w:t>31</w:t>
            </w:r>
            <w:r>
              <w:rPr>
                <w:noProof/>
                <w:webHidden/>
              </w:rPr>
              <w:fldChar w:fldCharType="end"/>
            </w:r>
          </w:hyperlink>
        </w:p>
        <w:p w14:paraId="77C22AF6" w14:textId="77777777" w:rsidR="0096149D" w:rsidRDefault="003B2CDC">
          <w:r>
            <w:fldChar w:fldCharType="end"/>
          </w:r>
        </w:p>
      </w:sdtContent>
    </w:sdt>
    <w:p w14:paraId="6EF71620" w14:textId="77777777" w:rsidR="00CE157A" w:rsidRDefault="00CE157A">
      <w:pPr>
        <w:rPr>
          <w:lang w:val="en-GB"/>
        </w:rPr>
      </w:pPr>
    </w:p>
    <w:p w14:paraId="1818C615" w14:textId="77777777" w:rsidR="00CE157A" w:rsidRDefault="00CE157A">
      <w:pPr>
        <w:rPr>
          <w:lang w:val="en-GB"/>
        </w:rPr>
      </w:pPr>
    </w:p>
    <w:p w14:paraId="0973E23B" w14:textId="77777777" w:rsidR="00CE157A" w:rsidRDefault="00CE157A">
      <w:pPr>
        <w:rPr>
          <w:lang w:val="en-GB"/>
        </w:rPr>
      </w:pPr>
    </w:p>
    <w:p w14:paraId="3DBAB9AA" w14:textId="77777777" w:rsidR="00CE157A" w:rsidRDefault="00CE157A">
      <w:pPr>
        <w:rPr>
          <w:lang w:val="en-GB"/>
        </w:rPr>
      </w:pPr>
    </w:p>
    <w:p w14:paraId="3F718C7E" w14:textId="77777777" w:rsidR="00512F62" w:rsidRDefault="00512F62">
      <w:pPr>
        <w:rPr>
          <w:lang w:val="en-GB"/>
        </w:rPr>
      </w:pPr>
      <w:r>
        <w:rPr>
          <w:lang w:val="en-GB"/>
        </w:rPr>
        <w:br w:type="page"/>
      </w:r>
    </w:p>
    <w:p w14:paraId="0227A088" w14:textId="77777777" w:rsidR="00AE2C2B" w:rsidRDefault="00AE2C2B" w:rsidP="00986E96">
      <w:pPr>
        <w:pStyle w:val="Heading1"/>
      </w:pPr>
      <w:bookmarkStart w:id="9" w:name="_Toc471073831"/>
      <w:r>
        <w:lastRenderedPageBreak/>
        <w:t>Objective</w:t>
      </w:r>
      <w:bookmarkEnd w:id="9"/>
    </w:p>
    <w:p w14:paraId="45464451" w14:textId="77777777" w:rsidR="00836417" w:rsidRDefault="009F0815" w:rsidP="00836417">
      <w:r>
        <w:t>T</w:t>
      </w:r>
      <w:r w:rsidR="007A44E6">
        <w:t xml:space="preserve">his </w:t>
      </w:r>
      <w:r w:rsidR="00CF0956">
        <w:t>document</w:t>
      </w:r>
      <w:r w:rsidR="003752DB">
        <w:t xml:space="preserve"> describes the</w:t>
      </w:r>
      <w:r w:rsidR="00CF0956">
        <w:t xml:space="preserve"> </w:t>
      </w:r>
      <w:r w:rsidR="00384153">
        <w:t xml:space="preserve">proprietary </w:t>
      </w:r>
      <w:r w:rsidR="0070663A">
        <w:t xml:space="preserve">Vibe </w:t>
      </w:r>
      <w:r w:rsidR="00041FB1">
        <w:t>Service</w:t>
      </w:r>
      <w:r w:rsidR="000A17C7">
        <w:t xml:space="preserve"> and Protocol</w:t>
      </w:r>
      <w:r w:rsidR="00092A1D">
        <w:t>.</w:t>
      </w:r>
      <w:r w:rsidR="00092A1D">
        <w:br/>
      </w:r>
      <w:r w:rsidR="0070663A">
        <w:t xml:space="preserve">Among other devices it is </w:t>
      </w:r>
      <w:r w:rsidR="00B01511">
        <w:t xml:space="preserve">provided by the </w:t>
      </w:r>
      <w:r w:rsidR="0070663A">
        <w:t xml:space="preserve">Europe Magic Wand (EMW) </w:t>
      </w:r>
      <w:r w:rsidR="00532411">
        <w:t>GATT server</w:t>
      </w:r>
      <w:r w:rsidR="00BF33CE">
        <w:t>.</w:t>
      </w:r>
    </w:p>
    <w:p w14:paraId="33B7B923" w14:textId="77777777" w:rsidR="00455341" w:rsidRDefault="00455341" w:rsidP="00836417"/>
    <w:p w14:paraId="2A4638CD" w14:textId="77777777" w:rsidR="00455341" w:rsidRDefault="00455341" w:rsidP="00455341">
      <w:pPr>
        <w:pStyle w:val="Heading2"/>
      </w:pPr>
      <w:bookmarkStart w:id="10" w:name="_Toc471073832"/>
      <w:r>
        <w:t>Roles</w:t>
      </w:r>
      <w:bookmarkEnd w:id="10"/>
    </w:p>
    <w:p w14:paraId="62FDD614" w14:textId="77777777" w:rsidR="00455341" w:rsidRDefault="00455341" w:rsidP="00836417">
      <w:r>
        <w:t xml:space="preserve">The Server provides the Vibe Service towards </w:t>
      </w:r>
      <w:proofErr w:type="gramStart"/>
      <w:r>
        <w:t>a number of</w:t>
      </w:r>
      <w:proofErr w:type="gramEnd"/>
      <w:r>
        <w:t xml:space="preserve"> clients.</w:t>
      </w:r>
    </w:p>
    <w:p w14:paraId="3F0AB3A7" w14:textId="77777777" w:rsidR="000A17C7" w:rsidRDefault="000A17C7" w:rsidP="00836417"/>
    <w:p w14:paraId="189AE736" w14:textId="13612F43" w:rsidR="00455341" w:rsidRDefault="000A17C7" w:rsidP="00836417">
      <w:r>
        <w:t>An e</w:t>
      </w:r>
      <w:r w:rsidR="00455341">
        <w:t xml:space="preserve">xample of a Server could be the </w:t>
      </w:r>
      <w:r w:rsidR="00F2458C">
        <w:t xml:space="preserve">Europe Magic </w:t>
      </w:r>
      <w:r w:rsidR="00455341">
        <w:t>Wand.</w:t>
      </w:r>
    </w:p>
    <w:p w14:paraId="09A4B86B" w14:textId="77777777" w:rsidR="00455341" w:rsidRDefault="000A17C7" w:rsidP="00455341">
      <w:r>
        <w:t>An e</w:t>
      </w:r>
      <w:r w:rsidR="00455341">
        <w:t xml:space="preserve">xample of a </w:t>
      </w:r>
      <w:proofErr w:type="gramStart"/>
      <w:r w:rsidR="00455341">
        <w:t>Client</w:t>
      </w:r>
      <w:proofErr w:type="gramEnd"/>
      <w:r w:rsidR="00455341">
        <w:t xml:space="preserve"> could be an App running on a Smartphone.</w:t>
      </w:r>
    </w:p>
    <w:p w14:paraId="0F43A463" w14:textId="77777777" w:rsidR="00455341" w:rsidRDefault="00455341" w:rsidP="00836417"/>
    <w:p w14:paraId="31061054" w14:textId="77777777" w:rsidR="00455341" w:rsidRDefault="00455341" w:rsidP="00836417"/>
    <w:p w14:paraId="50AD405B" w14:textId="77777777" w:rsidR="009F4754" w:rsidRDefault="009F4754" w:rsidP="009F4754">
      <w:pPr>
        <w:pStyle w:val="Heading2"/>
      </w:pPr>
      <w:bookmarkStart w:id="11" w:name="_Toc471073833"/>
      <w:r>
        <w:t>Open items</w:t>
      </w:r>
      <w:bookmarkEnd w:id="11"/>
    </w:p>
    <w:p w14:paraId="218AB4BC" w14:textId="77777777" w:rsidR="004A32C4" w:rsidRDefault="004A32C4" w:rsidP="00092A1D">
      <w:pPr>
        <w:keepNext/>
      </w:pPr>
    </w:p>
    <w:p w14:paraId="61444352" w14:textId="77777777" w:rsidR="002663C2" w:rsidRDefault="002663C2"/>
    <w:p w14:paraId="12D79561" w14:textId="77777777" w:rsidR="00FC2542" w:rsidRDefault="00FC2542">
      <w:pPr>
        <w:pStyle w:val="ListParagraph"/>
        <w:numPr>
          <w:ilvl w:val="0"/>
          <w:numId w:val="13"/>
        </w:numPr>
      </w:pPr>
      <w:r>
        <w:br w:type="page"/>
      </w:r>
    </w:p>
    <w:p w14:paraId="738A75FD" w14:textId="77777777" w:rsidR="00CF0956" w:rsidRDefault="0000345A" w:rsidP="00986E96">
      <w:pPr>
        <w:pStyle w:val="Heading1"/>
      </w:pPr>
      <w:bookmarkStart w:id="12" w:name="_Toc402881206"/>
      <w:bookmarkStart w:id="13" w:name="_Toc402881207"/>
      <w:bookmarkStart w:id="14" w:name="_Toc471073834"/>
      <w:bookmarkEnd w:id="12"/>
      <w:bookmarkEnd w:id="13"/>
      <w:r>
        <w:lastRenderedPageBreak/>
        <w:t xml:space="preserve">Vibe </w:t>
      </w:r>
      <w:r w:rsidR="00532411">
        <w:t>Service Characteristics</w:t>
      </w:r>
      <w:bookmarkEnd w:id="14"/>
    </w:p>
    <w:p w14:paraId="21DD5D41" w14:textId="77777777" w:rsidR="00571B1D" w:rsidRDefault="00571B1D" w:rsidP="00571B1D">
      <w:pPr>
        <w:pStyle w:val="Heading2"/>
      </w:pPr>
      <w:bookmarkStart w:id="15" w:name="_Toc471073835"/>
      <w:r>
        <w:t>Terminology</w:t>
      </w:r>
      <w:bookmarkEnd w:id="15"/>
    </w:p>
    <w:p w14:paraId="444F4148" w14:textId="77777777" w:rsidR="00CF0956" w:rsidRDefault="00607840" w:rsidP="00CF0956">
      <w:pPr>
        <w:keepNext/>
      </w:pPr>
      <w:r>
        <w:t>Th</w:t>
      </w:r>
      <w:r w:rsidR="006E4FA8">
        <w:t>e</w:t>
      </w:r>
      <w:r>
        <w:t xml:space="preserve"> service contains the characteristics</w:t>
      </w:r>
      <w:r w:rsidR="006E4FA8">
        <w:t xml:space="preserve"> shown in the table below</w:t>
      </w:r>
      <w:r>
        <w:t>.</w:t>
      </w:r>
      <w:r w:rsidR="00C33D4A">
        <w:t xml:space="preserve"> The characteristic properties are shown as a string of characters with the following meaning:</w:t>
      </w:r>
    </w:p>
    <w:p w14:paraId="2F88499D" w14:textId="77777777" w:rsidR="00DC447C" w:rsidRDefault="00DC447C" w:rsidP="00CF0956">
      <w:pPr>
        <w:keepNext/>
      </w:pPr>
    </w:p>
    <w:p w14:paraId="1A7CD970" w14:textId="77777777" w:rsidR="006B5D33" w:rsidRDefault="00C33D4A">
      <w:pPr>
        <w:pStyle w:val="ListParagraph"/>
        <w:keepNext/>
        <w:numPr>
          <w:ilvl w:val="0"/>
          <w:numId w:val="12"/>
        </w:numPr>
      </w:pPr>
      <w:r w:rsidRPr="00412949">
        <w:rPr>
          <w:b/>
        </w:rPr>
        <w:t>B</w:t>
      </w:r>
      <w:r>
        <w:t>: Broadcast procedure supported</w:t>
      </w:r>
    </w:p>
    <w:p w14:paraId="42AE6984" w14:textId="77777777" w:rsidR="00C33D4A" w:rsidRDefault="006B5D33">
      <w:pPr>
        <w:pStyle w:val="ListParagraph"/>
        <w:keepNext/>
        <w:numPr>
          <w:ilvl w:val="1"/>
          <w:numId w:val="12"/>
        </w:numPr>
      </w:pPr>
      <w:r>
        <w:t>Client</w:t>
      </w:r>
      <w:r w:rsidR="00DC447C">
        <w:t>s</w:t>
      </w:r>
      <w:r>
        <w:t xml:space="preserve"> can </w:t>
      </w:r>
      <w:r w:rsidR="00DC447C">
        <w:t xml:space="preserve">ask the </w:t>
      </w:r>
      <w:r>
        <w:t>server to advertise the value (if there is room in the advertisement packets)</w:t>
      </w:r>
      <w:r w:rsidR="00C33D4A">
        <w:t>.</w:t>
      </w:r>
    </w:p>
    <w:p w14:paraId="3812BFE6" w14:textId="77777777" w:rsidR="00DC447C" w:rsidRDefault="00DC447C">
      <w:pPr>
        <w:pStyle w:val="ListParagraph"/>
        <w:keepNext/>
        <w:numPr>
          <w:ilvl w:val="1"/>
          <w:numId w:val="12"/>
        </w:numPr>
      </w:pPr>
      <w:r>
        <w:t>The characteristic must have the “Server Characteristic Configuration” descriptor, so clients can write to this to make the request.</w:t>
      </w:r>
      <w:r>
        <w:br/>
      </w:r>
    </w:p>
    <w:p w14:paraId="4258B751" w14:textId="77777777" w:rsidR="006B5D33" w:rsidRDefault="00C33D4A">
      <w:pPr>
        <w:pStyle w:val="ListParagraph"/>
        <w:keepNext/>
        <w:numPr>
          <w:ilvl w:val="0"/>
          <w:numId w:val="12"/>
        </w:numPr>
      </w:pPr>
      <w:r w:rsidRPr="00412949">
        <w:rPr>
          <w:b/>
        </w:rPr>
        <w:t>R</w:t>
      </w:r>
      <w:r>
        <w:t>: Read</w:t>
      </w:r>
      <w:r w:rsidR="006E4FA8">
        <w:t xml:space="preserve"> </w:t>
      </w:r>
      <w:r>
        <w:t>procedure supported</w:t>
      </w:r>
    </w:p>
    <w:p w14:paraId="607D7351" w14:textId="77777777" w:rsidR="00C33D4A" w:rsidRDefault="006B5D33">
      <w:pPr>
        <w:pStyle w:val="ListParagraph"/>
        <w:keepNext/>
        <w:numPr>
          <w:ilvl w:val="1"/>
          <w:numId w:val="12"/>
        </w:numPr>
      </w:pPr>
      <w:r>
        <w:t>Client</w:t>
      </w:r>
      <w:r w:rsidR="00DC447C">
        <w:t>s</w:t>
      </w:r>
      <w:r>
        <w:t xml:space="preserve"> can read the value</w:t>
      </w:r>
      <w:r w:rsidR="00C33D4A">
        <w:t>.</w:t>
      </w:r>
      <w:r w:rsidR="00DC447C">
        <w:br/>
      </w:r>
    </w:p>
    <w:p w14:paraId="47BDE2E9" w14:textId="77777777" w:rsidR="006B5D33" w:rsidRDefault="00C33D4A">
      <w:pPr>
        <w:pStyle w:val="ListParagraph"/>
        <w:keepNext/>
        <w:numPr>
          <w:ilvl w:val="0"/>
          <w:numId w:val="12"/>
        </w:numPr>
      </w:pPr>
      <w:r w:rsidRPr="00412949">
        <w:rPr>
          <w:b/>
        </w:rPr>
        <w:t>C</w:t>
      </w:r>
      <w:r>
        <w:t>: Write without response</w:t>
      </w:r>
      <w:r w:rsidR="006E4FA8">
        <w:t xml:space="preserve"> (write command</w:t>
      </w:r>
      <w:r>
        <w:t>) procedure supported</w:t>
      </w:r>
    </w:p>
    <w:p w14:paraId="5AB6E17B" w14:textId="77777777" w:rsidR="00C33D4A" w:rsidRDefault="006B5D33">
      <w:pPr>
        <w:pStyle w:val="ListParagraph"/>
        <w:keepNext/>
        <w:numPr>
          <w:ilvl w:val="1"/>
          <w:numId w:val="12"/>
        </w:numPr>
      </w:pPr>
      <w:r>
        <w:t>Client</w:t>
      </w:r>
      <w:r w:rsidR="00DC447C">
        <w:t>s</w:t>
      </w:r>
      <w:r>
        <w:t xml:space="preserve"> can modify the value without getting a write response from </w:t>
      </w:r>
      <w:r w:rsidR="00DC447C">
        <w:t xml:space="preserve">the </w:t>
      </w:r>
      <w:r>
        <w:t>server</w:t>
      </w:r>
      <w:r w:rsidR="006E4FA8">
        <w:t>.</w:t>
      </w:r>
      <w:r w:rsidR="00DC447C">
        <w:br/>
      </w:r>
    </w:p>
    <w:p w14:paraId="34F5078C" w14:textId="77777777" w:rsidR="006B5D33" w:rsidRDefault="00C33D4A">
      <w:pPr>
        <w:pStyle w:val="ListParagraph"/>
        <w:keepNext/>
        <w:numPr>
          <w:ilvl w:val="0"/>
          <w:numId w:val="12"/>
        </w:numPr>
      </w:pPr>
      <w:r w:rsidRPr="00412949">
        <w:rPr>
          <w:b/>
        </w:rPr>
        <w:t>W</w:t>
      </w:r>
      <w:r>
        <w:t>: Write (with response) procedure supported</w:t>
      </w:r>
    </w:p>
    <w:p w14:paraId="372F53DC" w14:textId="77777777" w:rsidR="00C33D4A" w:rsidRDefault="006B5D33">
      <w:pPr>
        <w:pStyle w:val="ListParagraph"/>
        <w:keepNext/>
        <w:numPr>
          <w:ilvl w:val="1"/>
          <w:numId w:val="12"/>
        </w:numPr>
      </w:pPr>
      <w:r>
        <w:t>Client</w:t>
      </w:r>
      <w:r w:rsidR="00DC447C">
        <w:t>s</w:t>
      </w:r>
      <w:r>
        <w:t xml:space="preserve"> can modify the value and get a write response from </w:t>
      </w:r>
      <w:r w:rsidR="00DC447C">
        <w:t xml:space="preserve">the </w:t>
      </w:r>
      <w:r>
        <w:t>server</w:t>
      </w:r>
      <w:r w:rsidR="006E4FA8">
        <w:t>.</w:t>
      </w:r>
      <w:r w:rsidR="00DC447C">
        <w:br/>
      </w:r>
    </w:p>
    <w:p w14:paraId="2DB0FC22" w14:textId="77777777" w:rsidR="006B5D33" w:rsidRDefault="006E4FA8">
      <w:pPr>
        <w:pStyle w:val="ListParagraph"/>
        <w:keepNext/>
        <w:numPr>
          <w:ilvl w:val="0"/>
          <w:numId w:val="12"/>
        </w:numPr>
      </w:pPr>
      <w:r w:rsidRPr="00412949">
        <w:rPr>
          <w:b/>
        </w:rPr>
        <w:t>N</w:t>
      </w:r>
      <w:r>
        <w:t>: Notify procedure supported</w:t>
      </w:r>
    </w:p>
    <w:p w14:paraId="79C57CB0" w14:textId="77777777" w:rsidR="006E4FA8" w:rsidRDefault="006B5D33">
      <w:pPr>
        <w:pStyle w:val="ListParagraph"/>
        <w:keepNext/>
        <w:numPr>
          <w:ilvl w:val="1"/>
          <w:numId w:val="12"/>
        </w:numPr>
      </w:pPr>
      <w:r>
        <w:t>Client</w:t>
      </w:r>
      <w:r w:rsidR="00DC447C">
        <w:t>s</w:t>
      </w:r>
      <w:r>
        <w:t xml:space="preserve"> can ask </w:t>
      </w:r>
      <w:r w:rsidR="00DC447C">
        <w:t xml:space="preserve">the </w:t>
      </w:r>
      <w:r>
        <w:t xml:space="preserve">server to </w:t>
      </w:r>
      <w:r w:rsidR="00DC447C">
        <w:t>send notifications whenever the value changes</w:t>
      </w:r>
      <w:r w:rsidR="006E4FA8">
        <w:t>.</w:t>
      </w:r>
      <w:r w:rsidR="00DC447C">
        <w:t xml:space="preserve"> Notifications don’t require confirmation from the client.</w:t>
      </w:r>
    </w:p>
    <w:p w14:paraId="284D7210" w14:textId="77777777" w:rsidR="00DC447C" w:rsidRDefault="00DC447C">
      <w:pPr>
        <w:pStyle w:val="ListParagraph"/>
        <w:keepNext/>
        <w:numPr>
          <w:ilvl w:val="1"/>
          <w:numId w:val="12"/>
        </w:numPr>
      </w:pPr>
      <w:r>
        <w:t>The characteristic must have the “Client Characteristic Configuration” descriptor, so clients can write to this to make the request.</w:t>
      </w:r>
      <w:r>
        <w:br/>
      </w:r>
    </w:p>
    <w:p w14:paraId="3E1D88AF" w14:textId="77777777" w:rsidR="00DC447C" w:rsidRDefault="006E4FA8">
      <w:pPr>
        <w:pStyle w:val="ListParagraph"/>
        <w:keepNext/>
        <w:numPr>
          <w:ilvl w:val="0"/>
          <w:numId w:val="12"/>
        </w:numPr>
      </w:pPr>
      <w:r w:rsidRPr="00412949">
        <w:rPr>
          <w:b/>
        </w:rPr>
        <w:t>I</w:t>
      </w:r>
      <w:r>
        <w:t>: Indicate procedure supported</w:t>
      </w:r>
    </w:p>
    <w:p w14:paraId="0E11763F" w14:textId="77777777" w:rsidR="006E4FA8" w:rsidRDefault="00DC447C">
      <w:pPr>
        <w:pStyle w:val="ListParagraph"/>
        <w:keepNext/>
        <w:numPr>
          <w:ilvl w:val="1"/>
          <w:numId w:val="12"/>
        </w:numPr>
      </w:pPr>
      <w:r>
        <w:t>Clients can ask the server to send indications whenever the value changes. Indications require confirmation from the client</w:t>
      </w:r>
      <w:r w:rsidR="006E4FA8">
        <w:t>.</w:t>
      </w:r>
    </w:p>
    <w:p w14:paraId="4EF20C1A" w14:textId="77777777" w:rsidR="00DC447C" w:rsidRDefault="00DC447C">
      <w:pPr>
        <w:pStyle w:val="ListParagraph"/>
        <w:keepNext/>
        <w:numPr>
          <w:ilvl w:val="1"/>
          <w:numId w:val="12"/>
        </w:numPr>
      </w:pPr>
      <w:r>
        <w:t>The characteristic must have the “Client Characteristic Configuration” descriptor, so clients can write to this to make the request.</w:t>
      </w:r>
    </w:p>
    <w:p w14:paraId="36C72AA5" w14:textId="77777777" w:rsidR="00571B1D" w:rsidRDefault="00571B1D" w:rsidP="00571B1D">
      <w:pPr>
        <w:pStyle w:val="ListParagraph"/>
        <w:keepNext/>
      </w:pPr>
    </w:p>
    <w:p w14:paraId="11BBD6AF" w14:textId="77777777" w:rsidR="00607840" w:rsidRDefault="00571B1D" w:rsidP="00CF0956">
      <w:pPr>
        <w:pStyle w:val="Heading2"/>
      </w:pPr>
      <w:bookmarkStart w:id="16" w:name="_Toc471073836"/>
      <w:r>
        <w:t>Service Characteristics</w:t>
      </w:r>
      <w:bookmarkEnd w:id="16"/>
    </w:p>
    <w:p w14:paraId="6E27A9C6" w14:textId="77777777" w:rsidR="004460CC" w:rsidRPr="004460CC" w:rsidRDefault="004460CC" w:rsidP="004460CC">
      <w:pPr>
        <w:pStyle w:val="BodyText"/>
      </w:pPr>
    </w:p>
    <w:p w14:paraId="02A90599" w14:textId="77777777" w:rsidR="00571B1D" w:rsidRDefault="00571B1D" w:rsidP="00CF0956">
      <w:pPr>
        <w:keepNext/>
      </w:pPr>
    </w:p>
    <w:tbl>
      <w:tblPr>
        <w:tblW w:w="9564" w:type="dxa"/>
        <w:tblInd w:w="554" w:type="dxa"/>
        <w:tblLayout w:type="fixed"/>
        <w:tblCellMar>
          <w:left w:w="0" w:type="dxa"/>
          <w:right w:w="0" w:type="dxa"/>
        </w:tblCellMar>
        <w:tblLook w:val="04A0" w:firstRow="1" w:lastRow="0" w:firstColumn="1" w:lastColumn="0" w:noHBand="0" w:noVBand="1"/>
      </w:tblPr>
      <w:tblGrid>
        <w:gridCol w:w="2463"/>
        <w:gridCol w:w="777"/>
        <w:gridCol w:w="777"/>
        <w:gridCol w:w="850"/>
        <w:gridCol w:w="4697"/>
      </w:tblGrid>
      <w:tr w:rsidR="004460CC" w:rsidRPr="00571B1D" w14:paraId="7D5A2DEF" w14:textId="77777777" w:rsidTr="004460CC">
        <w:trPr>
          <w:cantSplit/>
        </w:trPr>
        <w:tc>
          <w:tcPr>
            <w:tcW w:w="2463" w:type="dxa"/>
            <w:tcBorders>
              <w:top w:val="double" w:sz="4" w:space="0" w:color="auto"/>
              <w:left w:val="double" w:sz="4" w:space="0" w:color="auto"/>
              <w:bottom w:val="double" w:sz="4" w:space="0" w:color="auto"/>
              <w:right w:val="single" w:sz="8" w:space="0" w:color="auto"/>
            </w:tcBorders>
            <w:shd w:val="clear" w:color="auto" w:fill="BDD6EE"/>
            <w:tcMar>
              <w:top w:w="0" w:type="dxa"/>
              <w:left w:w="108" w:type="dxa"/>
              <w:bottom w:w="0" w:type="dxa"/>
              <w:right w:w="108" w:type="dxa"/>
            </w:tcMar>
            <w:hideMark/>
          </w:tcPr>
          <w:p w14:paraId="29486B04" w14:textId="77777777" w:rsidR="004460CC" w:rsidRPr="00571B1D" w:rsidRDefault="004460CC" w:rsidP="00571B1D">
            <w:pPr>
              <w:rPr>
                <w:b/>
                <w:kern w:val="0"/>
                <w:lang w:val="da-DK" w:eastAsia="da-DK"/>
              </w:rPr>
            </w:pPr>
            <w:proofErr w:type="spellStart"/>
            <w:r w:rsidRPr="00571B1D">
              <w:rPr>
                <w:b/>
                <w:lang w:val="da-DK" w:eastAsia="da-DK"/>
              </w:rPr>
              <w:t>Characteristic</w:t>
            </w:r>
            <w:proofErr w:type="spellEnd"/>
          </w:p>
        </w:tc>
        <w:tc>
          <w:tcPr>
            <w:tcW w:w="777" w:type="dxa"/>
            <w:tcBorders>
              <w:top w:val="double" w:sz="4" w:space="0" w:color="auto"/>
              <w:left w:val="nil"/>
              <w:bottom w:val="double" w:sz="4" w:space="0" w:color="auto"/>
              <w:right w:val="single" w:sz="4" w:space="0" w:color="auto"/>
            </w:tcBorders>
            <w:shd w:val="clear" w:color="auto" w:fill="BDD6EE"/>
          </w:tcPr>
          <w:p w14:paraId="5A3E4747" w14:textId="77777777" w:rsidR="004460CC" w:rsidRPr="00571B1D" w:rsidRDefault="004460CC" w:rsidP="004460CC">
            <w:pPr>
              <w:jc w:val="center"/>
              <w:rPr>
                <w:b/>
                <w:lang w:val="da-DK" w:eastAsia="da-DK"/>
              </w:rPr>
            </w:pPr>
            <w:proofErr w:type="spellStart"/>
            <w:r>
              <w:rPr>
                <w:b/>
                <w:lang w:val="da-DK" w:eastAsia="da-DK"/>
              </w:rPr>
              <w:t>Req</w:t>
            </w:r>
            <w:proofErr w:type="spellEnd"/>
            <w:r>
              <w:rPr>
                <w:b/>
                <w:lang w:val="da-DK" w:eastAsia="da-DK"/>
              </w:rPr>
              <w:t>.</w:t>
            </w:r>
          </w:p>
        </w:tc>
        <w:tc>
          <w:tcPr>
            <w:tcW w:w="777" w:type="dxa"/>
            <w:tcBorders>
              <w:top w:val="double" w:sz="4" w:space="0" w:color="auto"/>
              <w:left w:val="single" w:sz="4" w:space="0" w:color="auto"/>
              <w:bottom w:val="double" w:sz="4" w:space="0" w:color="auto"/>
              <w:right w:val="single" w:sz="8" w:space="0" w:color="auto"/>
            </w:tcBorders>
            <w:shd w:val="clear" w:color="auto" w:fill="BDD6EE"/>
            <w:tcMar>
              <w:top w:w="0" w:type="dxa"/>
              <w:left w:w="108" w:type="dxa"/>
              <w:bottom w:w="0" w:type="dxa"/>
              <w:right w:w="108" w:type="dxa"/>
            </w:tcMar>
            <w:hideMark/>
          </w:tcPr>
          <w:p w14:paraId="224162EF" w14:textId="77777777" w:rsidR="004460CC" w:rsidRPr="00571B1D" w:rsidRDefault="004460CC" w:rsidP="00571B1D">
            <w:pPr>
              <w:rPr>
                <w:b/>
                <w:lang w:val="da-DK" w:eastAsia="da-DK"/>
              </w:rPr>
            </w:pPr>
            <w:r w:rsidRPr="00571B1D">
              <w:rPr>
                <w:b/>
                <w:lang w:val="da-DK" w:eastAsia="da-DK"/>
              </w:rPr>
              <w:t>Properties</w:t>
            </w:r>
          </w:p>
        </w:tc>
        <w:tc>
          <w:tcPr>
            <w:tcW w:w="850" w:type="dxa"/>
            <w:tcBorders>
              <w:top w:val="double" w:sz="4" w:space="0" w:color="auto"/>
              <w:left w:val="nil"/>
              <w:bottom w:val="double" w:sz="4" w:space="0" w:color="auto"/>
              <w:right w:val="single" w:sz="8" w:space="0" w:color="auto"/>
            </w:tcBorders>
            <w:shd w:val="clear" w:color="auto" w:fill="BDD6EE"/>
            <w:tcMar>
              <w:top w:w="0" w:type="dxa"/>
              <w:left w:w="108" w:type="dxa"/>
              <w:bottom w:w="0" w:type="dxa"/>
              <w:right w:w="108" w:type="dxa"/>
            </w:tcMar>
            <w:hideMark/>
          </w:tcPr>
          <w:p w14:paraId="417D3321" w14:textId="77777777" w:rsidR="004460CC" w:rsidRPr="00571B1D" w:rsidRDefault="004460CC" w:rsidP="00571B1D">
            <w:pPr>
              <w:rPr>
                <w:b/>
                <w:lang w:val="da-DK" w:eastAsia="da-DK"/>
              </w:rPr>
            </w:pPr>
            <w:r w:rsidRPr="00571B1D">
              <w:rPr>
                <w:b/>
                <w:lang w:val="da-DK" w:eastAsia="da-DK"/>
              </w:rPr>
              <w:t xml:space="preserve">Value byte </w:t>
            </w:r>
            <w:proofErr w:type="spellStart"/>
            <w:r w:rsidRPr="00571B1D">
              <w:rPr>
                <w:b/>
                <w:lang w:val="da-DK" w:eastAsia="da-DK"/>
              </w:rPr>
              <w:t>index</w:t>
            </w:r>
            <w:proofErr w:type="spellEnd"/>
          </w:p>
        </w:tc>
        <w:tc>
          <w:tcPr>
            <w:tcW w:w="4697" w:type="dxa"/>
            <w:tcBorders>
              <w:top w:val="double" w:sz="4" w:space="0" w:color="auto"/>
              <w:left w:val="nil"/>
              <w:bottom w:val="double" w:sz="4" w:space="0" w:color="auto"/>
              <w:right w:val="double" w:sz="4" w:space="0" w:color="auto"/>
            </w:tcBorders>
            <w:shd w:val="clear" w:color="auto" w:fill="BDD6EE"/>
            <w:tcMar>
              <w:top w:w="0" w:type="dxa"/>
              <w:left w:w="108" w:type="dxa"/>
              <w:bottom w:w="0" w:type="dxa"/>
              <w:right w:w="108" w:type="dxa"/>
            </w:tcMar>
            <w:hideMark/>
          </w:tcPr>
          <w:p w14:paraId="7B1F5DB0" w14:textId="77777777" w:rsidR="004460CC" w:rsidRPr="00571B1D" w:rsidRDefault="004460CC" w:rsidP="00571B1D">
            <w:pPr>
              <w:rPr>
                <w:b/>
                <w:lang w:val="da-DK" w:eastAsia="da-DK"/>
              </w:rPr>
            </w:pPr>
            <w:proofErr w:type="spellStart"/>
            <w:r w:rsidRPr="00571B1D">
              <w:rPr>
                <w:b/>
                <w:lang w:val="da-DK" w:eastAsia="da-DK"/>
              </w:rPr>
              <w:t>Description</w:t>
            </w:r>
            <w:proofErr w:type="spellEnd"/>
          </w:p>
        </w:tc>
      </w:tr>
      <w:tr w:rsidR="004460CC" w14:paraId="4EF970EC" w14:textId="77777777" w:rsidTr="00506B36">
        <w:trPr>
          <w:cantSplit/>
        </w:trPr>
        <w:tc>
          <w:tcPr>
            <w:tcW w:w="2463" w:type="dxa"/>
            <w:vMerge w:val="restart"/>
            <w:tcBorders>
              <w:top w:val="nil"/>
              <w:left w:val="double" w:sz="4" w:space="0" w:color="auto"/>
              <w:right w:val="single" w:sz="8" w:space="0" w:color="auto"/>
            </w:tcBorders>
            <w:tcMar>
              <w:top w:w="0" w:type="dxa"/>
              <w:left w:w="108" w:type="dxa"/>
              <w:bottom w:w="0" w:type="dxa"/>
              <w:right w:w="108" w:type="dxa"/>
            </w:tcMar>
            <w:hideMark/>
          </w:tcPr>
          <w:p w14:paraId="07A1138D" w14:textId="77777777" w:rsidR="004460CC" w:rsidRDefault="004460CC" w:rsidP="00571B1D">
            <w:pPr>
              <w:rPr>
                <w:lang w:val="da-DK" w:eastAsia="da-DK"/>
              </w:rPr>
            </w:pPr>
            <w:r>
              <w:rPr>
                <w:lang w:val="da-DK" w:eastAsia="da-DK"/>
              </w:rPr>
              <w:t>Version</w:t>
            </w:r>
          </w:p>
        </w:tc>
        <w:tc>
          <w:tcPr>
            <w:tcW w:w="777" w:type="dxa"/>
            <w:vMerge w:val="restart"/>
            <w:tcBorders>
              <w:top w:val="nil"/>
              <w:left w:val="nil"/>
              <w:right w:val="single" w:sz="4" w:space="0" w:color="auto"/>
            </w:tcBorders>
          </w:tcPr>
          <w:p w14:paraId="4977C716" w14:textId="77777777" w:rsidR="004460CC" w:rsidRDefault="004460CC" w:rsidP="004460CC">
            <w:pPr>
              <w:jc w:val="center"/>
              <w:rPr>
                <w:lang w:val="da-DK" w:eastAsia="da-DK"/>
              </w:rPr>
            </w:pPr>
            <w:r>
              <w:rPr>
                <w:lang w:val="da-DK" w:eastAsia="da-DK"/>
              </w:rPr>
              <w:t>M</w:t>
            </w:r>
          </w:p>
        </w:tc>
        <w:tc>
          <w:tcPr>
            <w:tcW w:w="777" w:type="dxa"/>
            <w:vMerge w:val="restart"/>
            <w:tcBorders>
              <w:top w:val="nil"/>
              <w:left w:val="single" w:sz="4" w:space="0" w:color="auto"/>
              <w:right w:val="single" w:sz="8" w:space="0" w:color="auto"/>
            </w:tcBorders>
            <w:tcMar>
              <w:top w:w="0" w:type="dxa"/>
              <w:left w:w="108" w:type="dxa"/>
              <w:bottom w:w="0" w:type="dxa"/>
              <w:right w:w="108" w:type="dxa"/>
            </w:tcMar>
            <w:hideMark/>
          </w:tcPr>
          <w:p w14:paraId="131D800B" w14:textId="77777777" w:rsidR="004460CC" w:rsidRDefault="004460CC" w:rsidP="00571B1D">
            <w:pPr>
              <w:rPr>
                <w:lang w:val="da-DK" w:eastAsia="da-DK"/>
              </w:rPr>
            </w:pPr>
            <w:r>
              <w:rPr>
                <w:lang w:val="da-DK" w:eastAsia="da-DK"/>
              </w:rPr>
              <w:t>R</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DC5F2CC" w14:textId="77777777" w:rsidR="004460CC" w:rsidRDefault="004460CC" w:rsidP="00571B1D">
            <w:pPr>
              <w:rPr>
                <w:lang w:val="da-DK" w:eastAsia="da-DK"/>
              </w:rPr>
            </w:pPr>
            <w:r>
              <w:rPr>
                <w:lang w:val="da-DK"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5E005CEA" w14:textId="77777777" w:rsidR="004460CC" w:rsidRDefault="004460CC" w:rsidP="00944250">
            <w:pPr>
              <w:rPr>
                <w:lang w:eastAsia="da-DK"/>
              </w:rPr>
            </w:pPr>
            <w:r>
              <w:rPr>
                <w:lang w:eastAsia="da-DK"/>
              </w:rPr>
              <w:t>Version of Vibe Service.</w:t>
            </w:r>
          </w:p>
        </w:tc>
      </w:tr>
      <w:tr w:rsidR="004460CC" w14:paraId="53AF0930" w14:textId="77777777" w:rsidTr="00506B36">
        <w:trPr>
          <w:cantSplit/>
        </w:trPr>
        <w:tc>
          <w:tcPr>
            <w:tcW w:w="2463" w:type="dxa"/>
            <w:vMerge/>
            <w:tcBorders>
              <w:left w:val="double" w:sz="4" w:space="0" w:color="auto"/>
              <w:bottom w:val="single" w:sz="4" w:space="0" w:color="auto"/>
              <w:right w:val="single" w:sz="8" w:space="0" w:color="auto"/>
            </w:tcBorders>
            <w:tcMar>
              <w:top w:w="0" w:type="dxa"/>
              <w:left w:w="108" w:type="dxa"/>
              <w:bottom w:w="0" w:type="dxa"/>
              <w:right w:w="108" w:type="dxa"/>
            </w:tcMar>
          </w:tcPr>
          <w:p w14:paraId="526DE77F" w14:textId="77777777" w:rsidR="004460CC" w:rsidRDefault="004460CC" w:rsidP="00571B1D">
            <w:pPr>
              <w:rPr>
                <w:lang w:val="da-DK" w:eastAsia="da-DK"/>
              </w:rPr>
            </w:pPr>
          </w:p>
        </w:tc>
        <w:tc>
          <w:tcPr>
            <w:tcW w:w="777" w:type="dxa"/>
            <w:vMerge/>
            <w:tcBorders>
              <w:left w:val="nil"/>
              <w:bottom w:val="single" w:sz="4" w:space="0" w:color="auto"/>
              <w:right w:val="single" w:sz="4" w:space="0" w:color="auto"/>
            </w:tcBorders>
          </w:tcPr>
          <w:p w14:paraId="5D56E434" w14:textId="77777777" w:rsidR="004460CC" w:rsidRDefault="004460CC" w:rsidP="004460CC">
            <w:pPr>
              <w:jc w:val="center"/>
              <w:rPr>
                <w:lang w:val="da-DK" w:eastAsia="da-DK"/>
              </w:rPr>
            </w:pPr>
          </w:p>
        </w:tc>
        <w:tc>
          <w:tcPr>
            <w:tcW w:w="777" w:type="dxa"/>
            <w:vMerge/>
            <w:tcBorders>
              <w:left w:val="single" w:sz="4" w:space="0" w:color="auto"/>
              <w:bottom w:val="single" w:sz="4" w:space="0" w:color="auto"/>
              <w:right w:val="single" w:sz="8" w:space="0" w:color="auto"/>
            </w:tcBorders>
            <w:tcMar>
              <w:top w:w="0" w:type="dxa"/>
              <w:left w:w="108" w:type="dxa"/>
              <w:bottom w:w="0" w:type="dxa"/>
              <w:right w:w="108" w:type="dxa"/>
            </w:tcMar>
          </w:tcPr>
          <w:p w14:paraId="697D7C66" w14:textId="77777777" w:rsidR="004460CC" w:rsidRDefault="004460CC" w:rsidP="00571B1D">
            <w:pPr>
              <w:rPr>
                <w:lang w:val="da-DK" w:eastAsia="da-DK"/>
              </w:rPr>
            </w:pP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E1A4946" w14:textId="77777777" w:rsidR="004460CC" w:rsidRDefault="004460CC" w:rsidP="00571B1D">
            <w:pPr>
              <w:rPr>
                <w:lang w:val="da-DK" w:eastAsia="da-DK"/>
              </w:rPr>
            </w:pPr>
            <w:r>
              <w:rPr>
                <w:lang w:val="da-DK" w:eastAsia="da-DK"/>
              </w:rPr>
              <w:t>0-1</w:t>
            </w:r>
          </w:p>
        </w:tc>
        <w:tc>
          <w:tcPr>
            <w:tcW w:w="4697" w:type="dxa"/>
            <w:tcBorders>
              <w:top w:val="nil"/>
              <w:left w:val="nil"/>
              <w:bottom w:val="single" w:sz="8" w:space="0" w:color="auto"/>
              <w:right w:val="double" w:sz="4" w:space="0" w:color="auto"/>
            </w:tcBorders>
            <w:tcMar>
              <w:top w:w="0" w:type="dxa"/>
              <w:left w:w="108" w:type="dxa"/>
              <w:bottom w:w="0" w:type="dxa"/>
              <w:right w:w="108" w:type="dxa"/>
            </w:tcMar>
          </w:tcPr>
          <w:p w14:paraId="2179AB58" w14:textId="77777777" w:rsidR="004460CC" w:rsidRDefault="004460CC" w:rsidP="00571B1D">
            <w:pPr>
              <w:rPr>
                <w:lang w:eastAsia="da-DK"/>
              </w:rPr>
            </w:pPr>
            <w:proofErr w:type="gramStart"/>
            <w:r>
              <w:rPr>
                <w:lang w:eastAsia="da-DK"/>
              </w:rPr>
              <w:t>Two byte</w:t>
            </w:r>
            <w:proofErr w:type="gramEnd"/>
            <w:r>
              <w:rPr>
                <w:lang w:eastAsia="da-DK"/>
              </w:rPr>
              <w:t xml:space="preserve"> version number (</w:t>
            </w:r>
            <w:proofErr w:type="spellStart"/>
            <w:r>
              <w:rPr>
                <w:lang w:eastAsia="da-DK"/>
              </w:rPr>
              <w:t>xx.xx</w:t>
            </w:r>
            <w:proofErr w:type="spellEnd"/>
            <w:r>
              <w:rPr>
                <w:lang w:eastAsia="da-DK"/>
              </w:rPr>
              <w:t>). E.g. version 1.0 would be 0x0100</w:t>
            </w:r>
          </w:p>
        </w:tc>
      </w:tr>
      <w:tr w:rsidR="004460CC" w14:paraId="6FB8C37B" w14:textId="77777777" w:rsidTr="004460CC">
        <w:trPr>
          <w:cantSplit/>
        </w:trPr>
        <w:tc>
          <w:tcPr>
            <w:tcW w:w="2463" w:type="dxa"/>
            <w:vMerge w:val="restart"/>
            <w:tcBorders>
              <w:top w:val="single" w:sz="4" w:space="0" w:color="auto"/>
              <w:left w:val="double" w:sz="4" w:space="0" w:color="auto"/>
              <w:bottom w:val="double" w:sz="4" w:space="0" w:color="auto"/>
              <w:right w:val="single" w:sz="8" w:space="0" w:color="auto"/>
            </w:tcBorders>
            <w:tcMar>
              <w:top w:w="0" w:type="dxa"/>
              <w:left w:w="108" w:type="dxa"/>
              <w:bottom w:w="0" w:type="dxa"/>
              <w:right w:w="108" w:type="dxa"/>
            </w:tcMar>
            <w:hideMark/>
          </w:tcPr>
          <w:p w14:paraId="7D005571" w14:textId="77777777" w:rsidR="004460CC" w:rsidRPr="00A54EE7" w:rsidRDefault="004460CC" w:rsidP="00571B1D">
            <w:pPr>
              <w:rPr>
                <w:lang w:eastAsia="da-DK"/>
              </w:rPr>
            </w:pPr>
            <w:r w:rsidRPr="00A54EE7">
              <w:rPr>
                <w:lang w:eastAsia="da-DK"/>
              </w:rPr>
              <w:t>Client Challenge or Response (CC/CR)</w:t>
            </w:r>
          </w:p>
        </w:tc>
        <w:tc>
          <w:tcPr>
            <w:tcW w:w="777" w:type="dxa"/>
            <w:vMerge w:val="restart"/>
            <w:tcBorders>
              <w:top w:val="single" w:sz="4" w:space="0" w:color="auto"/>
              <w:left w:val="nil"/>
              <w:right w:val="single" w:sz="4" w:space="0" w:color="auto"/>
            </w:tcBorders>
          </w:tcPr>
          <w:p w14:paraId="10DADC8B" w14:textId="77777777" w:rsidR="004460CC" w:rsidRPr="00C45EB7" w:rsidRDefault="004460CC" w:rsidP="004460CC">
            <w:pPr>
              <w:jc w:val="center"/>
              <w:rPr>
                <w:lang w:eastAsia="da-DK"/>
              </w:rPr>
            </w:pPr>
            <w:r>
              <w:rPr>
                <w:lang w:eastAsia="da-DK"/>
              </w:rPr>
              <w:t>O</w:t>
            </w:r>
          </w:p>
        </w:tc>
        <w:tc>
          <w:tcPr>
            <w:tcW w:w="777" w:type="dxa"/>
            <w:vMerge w:val="restart"/>
            <w:tcBorders>
              <w:top w:val="single" w:sz="4" w:space="0" w:color="auto"/>
              <w:left w:val="single" w:sz="4" w:space="0" w:color="auto"/>
              <w:bottom w:val="double" w:sz="4" w:space="0" w:color="auto"/>
              <w:right w:val="single" w:sz="8" w:space="0" w:color="auto"/>
            </w:tcBorders>
            <w:tcMar>
              <w:top w:w="0" w:type="dxa"/>
              <w:left w:w="108" w:type="dxa"/>
              <w:bottom w:w="0" w:type="dxa"/>
              <w:right w:w="108" w:type="dxa"/>
            </w:tcMar>
            <w:hideMark/>
          </w:tcPr>
          <w:p w14:paraId="374B8A27" w14:textId="77777777" w:rsidR="004460CC" w:rsidRPr="00C45EB7" w:rsidRDefault="004460CC" w:rsidP="00571B1D">
            <w:pPr>
              <w:rPr>
                <w:lang w:eastAsia="da-DK"/>
              </w:rPr>
            </w:pPr>
            <w:r w:rsidRPr="00C45EB7">
              <w:rPr>
                <w:lang w:eastAsia="da-DK"/>
              </w:rPr>
              <w:t>C</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7FFC2D9" w14:textId="77777777" w:rsidR="004460CC" w:rsidRPr="00C45EB7" w:rsidRDefault="004460CC" w:rsidP="00571B1D">
            <w:pPr>
              <w:rPr>
                <w:lang w:eastAsia="da-DK"/>
              </w:rPr>
            </w:pPr>
            <w:r w:rsidRPr="00C45EB7">
              <w:rPr>
                <w:lang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59E2E003" w14:textId="77777777" w:rsidR="004460CC" w:rsidRDefault="004460CC" w:rsidP="00571B1D">
            <w:pPr>
              <w:rPr>
                <w:lang w:eastAsia="da-DK"/>
              </w:rPr>
            </w:pPr>
            <w:r>
              <w:rPr>
                <w:lang w:eastAsia="da-DK"/>
              </w:rPr>
              <w:t>Client Challenge or Client Response as indicated by the first byte.</w:t>
            </w:r>
          </w:p>
        </w:tc>
      </w:tr>
      <w:tr w:rsidR="004460CC" w14:paraId="14254768" w14:textId="77777777" w:rsidTr="004460CC">
        <w:trPr>
          <w:cantSplit/>
        </w:trPr>
        <w:tc>
          <w:tcPr>
            <w:tcW w:w="2463" w:type="dxa"/>
            <w:vMerge/>
            <w:tcBorders>
              <w:top w:val="nil"/>
              <w:left w:val="double" w:sz="4" w:space="0" w:color="auto"/>
              <w:bottom w:val="double" w:sz="4" w:space="0" w:color="auto"/>
              <w:right w:val="single" w:sz="8" w:space="0" w:color="auto"/>
            </w:tcBorders>
            <w:vAlign w:val="center"/>
          </w:tcPr>
          <w:p w14:paraId="1E303135" w14:textId="77777777" w:rsidR="004460CC" w:rsidRPr="00571B1D" w:rsidRDefault="004460CC" w:rsidP="00571B1D">
            <w:pPr>
              <w:rPr>
                <w:rFonts w:eastAsiaTheme="minorHAnsi"/>
                <w:lang w:eastAsia="da-DK"/>
              </w:rPr>
            </w:pPr>
          </w:p>
        </w:tc>
        <w:tc>
          <w:tcPr>
            <w:tcW w:w="777" w:type="dxa"/>
            <w:vMerge/>
            <w:tcBorders>
              <w:left w:val="nil"/>
              <w:right w:val="single" w:sz="4" w:space="0" w:color="auto"/>
            </w:tcBorders>
          </w:tcPr>
          <w:p w14:paraId="39DC8AE8" w14:textId="77777777" w:rsidR="004460CC" w:rsidRPr="00571B1D" w:rsidRDefault="004460CC" w:rsidP="004460CC">
            <w:pPr>
              <w:jc w:val="center"/>
              <w:rPr>
                <w:rFonts w:eastAsiaTheme="minorHAnsi"/>
                <w:lang w:eastAsia="da-DK"/>
              </w:rPr>
            </w:pPr>
          </w:p>
        </w:tc>
        <w:tc>
          <w:tcPr>
            <w:tcW w:w="777" w:type="dxa"/>
            <w:vMerge/>
            <w:tcBorders>
              <w:top w:val="nil"/>
              <w:left w:val="single" w:sz="4" w:space="0" w:color="auto"/>
              <w:bottom w:val="double" w:sz="4" w:space="0" w:color="auto"/>
              <w:right w:val="single" w:sz="8" w:space="0" w:color="auto"/>
            </w:tcBorders>
            <w:vAlign w:val="center"/>
          </w:tcPr>
          <w:p w14:paraId="5CC9B927" w14:textId="77777777" w:rsidR="004460CC" w:rsidRPr="00571B1D" w:rsidRDefault="004460CC" w:rsidP="00571B1D">
            <w:pPr>
              <w:rPr>
                <w:rFonts w:eastAsiaTheme="minorHAnsi"/>
                <w:lang w:eastAsia="da-DK"/>
              </w:rPr>
            </w:pPr>
          </w:p>
        </w:tc>
        <w:tc>
          <w:tcPr>
            <w:tcW w:w="850" w:type="dxa"/>
            <w:tcBorders>
              <w:top w:val="nil"/>
              <w:left w:val="nil"/>
              <w:bottom w:val="double" w:sz="4" w:space="0" w:color="auto"/>
              <w:right w:val="single" w:sz="8" w:space="0" w:color="auto"/>
            </w:tcBorders>
            <w:tcMar>
              <w:top w:w="0" w:type="dxa"/>
              <w:left w:w="108" w:type="dxa"/>
              <w:bottom w:w="0" w:type="dxa"/>
              <w:right w:w="108" w:type="dxa"/>
            </w:tcMar>
          </w:tcPr>
          <w:p w14:paraId="41D0E2F6" w14:textId="77777777" w:rsidR="004460CC" w:rsidRDefault="004460CC" w:rsidP="00571B1D">
            <w:pPr>
              <w:rPr>
                <w:lang w:val="da-DK" w:eastAsia="da-DK"/>
              </w:rPr>
            </w:pPr>
            <w:r>
              <w:rPr>
                <w:lang w:val="da-DK" w:eastAsia="da-DK"/>
              </w:rPr>
              <w:t>0</w:t>
            </w:r>
          </w:p>
        </w:tc>
        <w:tc>
          <w:tcPr>
            <w:tcW w:w="4697" w:type="dxa"/>
            <w:tcBorders>
              <w:top w:val="nil"/>
              <w:left w:val="nil"/>
              <w:bottom w:val="double" w:sz="4" w:space="0" w:color="auto"/>
              <w:right w:val="double" w:sz="4" w:space="0" w:color="auto"/>
            </w:tcBorders>
            <w:tcMar>
              <w:top w:w="0" w:type="dxa"/>
              <w:left w:w="108" w:type="dxa"/>
              <w:bottom w:w="0" w:type="dxa"/>
              <w:right w:w="108" w:type="dxa"/>
            </w:tcMar>
          </w:tcPr>
          <w:p w14:paraId="059FD063" w14:textId="77777777" w:rsidR="004460CC" w:rsidRDefault="004460CC" w:rsidP="00571B1D">
            <w:pPr>
              <w:rPr>
                <w:lang w:eastAsia="da-DK"/>
              </w:rPr>
            </w:pPr>
            <w:r>
              <w:rPr>
                <w:lang w:eastAsia="da-DK"/>
              </w:rPr>
              <w:t>0: Client Challenge (CC) is in the following bytes.</w:t>
            </w:r>
          </w:p>
          <w:p w14:paraId="5F0A1159" w14:textId="77777777" w:rsidR="004460CC" w:rsidRDefault="004460CC" w:rsidP="00571B1D">
            <w:pPr>
              <w:rPr>
                <w:lang w:eastAsia="da-DK"/>
              </w:rPr>
            </w:pPr>
            <w:r>
              <w:rPr>
                <w:lang w:eastAsia="da-DK"/>
              </w:rPr>
              <w:t>1: Client Response (CR) is in the following bytes.</w:t>
            </w:r>
          </w:p>
          <w:p w14:paraId="204863B1" w14:textId="77777777" w:rsidR="004460CC" w:rsidRDefault="004460CC" w:rsidP="00571B1D">
            <w:pPr>
              <w:rPr>
                <w:lang w:eastAsia="da-DK"/>
              </w:rPr>
            </w:pPr>
            <w:r>
              <w:rPr>
                <w:lang w:eastAsia="da-DK"/>
              </w:rPr>
              <w:t>2: Error</w:t>
            </w:r>
          </w:p>
        </w:tc>
      </w:tr>
      <w:tr w:rsidR="004460CC" w14:paraId="71F05E93" w14:textId="77777777" w:rsidTr="004460CC">
        <w:trPr>
          <w:cantSplit/>
        </w:trPr>
        <w:tc>
          <w:tcPr>
            <w:tcW w:w="2463" w:type="dxa"/>
            <w:vMerge/>
            <w:tcBorders>
              <w:top w:val="nil"/>
              <w:left w:val="double" w:sz="4" w:space="0" w:color="auto"/>
              <w:bottom w:val="double" w:sz="4" w:space="0" w:color="auto"/>
              <w:right w:val="single" w:sz="8" w:space="0" w:color="auto"/>
            </w:tcBorders>
            <w:vAlign w:val="center"/>
            <w:hideMark/>
          </w:tcPr>
          <w:p w14:paraId="75312CE8" w14:textId="77777777" w:rsidR="004460CC" w:rsidRPr="00571B1D" w:rsidRDefault="004460CC" w:rsidP="00571B1D">
            <w:pPr>
              <w:rPr>
                <w:rFonts w:eastAsiaTheme="minorHAnsi"/>
                <w:lang w:eastAsia="da-DK"/>
              </w:rPr>
            </w:pPr>
          </w:p>
        </w:tc>
        <w:tc>
          <w:tcPr>
            <w:tcW w:w="777" w:type="dxa"/>
            <w:vMerge/>
            <w:tcBorders>
              <w:left w:val="nil"/>
              <w:right w:val="single" w:sz="4" w:space="0" w:color="auto"/>
            </w:tcBorders>
          </w:tcPr>
          <w:p w14:paraId="7A94AF19" w14:textId="77777777" w:rsidR="004460CC" w:rsidRPr="00571B1D" w:rsidRDefault="004460CC" w:rsidP="004460CC">
            <w:pPr>
              <w:jc w:val="center"/>
              <w:rPr>
                <w:rFonts w:eastAsiaTheme="minorHAnsi"/>
                <w:lang w:eastAsia="da-DK"/>
              </w:rPr>
            </w:pPr>
          </w:p>
        </w:tc>
        <w:tc>
          <w:tcPr>
            <w:tcW w:w="777" w:type="dxa"/>
            <w:vMerge/>
            <w:tcBorders>
              <w:top w:val="nil"/>
              <w:left w:val="single" w:sz="4" w:space="0" w:color="auto"/>
              <w:bottom w:val="double" w:sz="4" w:space="0" w:color="auto"/>
              <w:right w:val="single" w:sz="8" w:space="0" w:color="auto"/>
            </w:tcBorders>
            <w:vAlign w:val="center"/>
            <w:hideMark/>
          </w:tcPr>
          <w:p w14:paraId="350E44CC" w14:textId="77777777" w:rsidR="004460CC" w:rsidRPr="00571B1D" w:rsidRDefault="004460CC" w:rsidP="00571B1D">
            <w:pPr>
              <w:rPr>
                <w:rFonts w:eastAsiaTheme="minorHAnsi"/>
                <w:lang w:eastAsia="da-DK"/>
              </w:rPr>
            </w:pPr>
          </w:p>
        </w:tc>
        <w:tc>
          <w:tcPr>
            <w:tcW w:w="850" w:type="dxa"/>
            <w:tcBorders>
              <w:top w:val="nil"/>
              <w:left w:val="nil"/>
              <w:bottom w:val="double" w:sz="4" w:space="0" w:color="auto"/>
              <w:right w:val="single" w:sz="8" w:space="0" w:color="auto"/>
            </w:tcBorders>
            <w:tcMar>
              <w:top w:w="0" w:type="dxa"/>
              <w:left w:w="108" w:type="dxa"/>
              <w:bottom w:w="0" w:type="dxa"/>
              <w:right w:w="108" w:type="dxa"/>
            </w:tcMar>
            <w:hideMark/>
          </w:tcPr>
          <w:p w14:paraId="7F72238B" w14:textId="77777777" w:rsidR="004460CC" w:rsidRDefault="004460CC" w:rsidP="00571B1D">
            <w:pPr>
              <w:rPr>
                <w:lang w:val="da-DK" w:eastAsia="da-DK"/>
              </w:rPr>
            </w:pPr>
            <w:r>
              <w:rPr>
                <w:lang w:val="da-DK" w:eastAsia="da-DK"/>
              </w:rPr>
              <w:t>1-16</w:t>
            </w:r>
          </w:p>
        </w:tc>
        <w:tc>
          <w:tcPr>
            <w:tcW w:w="4697" w:type="dxa"/>
            <w:tcBorders>
              <w:top w:val="nil"/>
              <w:left w:val="nil"/>
              <w:bottom w:val="double" w:sz="4" w:space="0" w:color="auto"/>
              <w:right w:val="double" w:sz="4" w:space="0" w:color="auto"/>
            </w:tcBorders>
            <w:tcMar>
              <w:top w:w="0" w:type="dxa"/>
              <w:left w:w="108" w:type="dxa"/>
              <w:bottom w:w="0" w:type="dxa"/>
              <w:right w:w="108" w:type="dxa"/>
            </w:tcMar>
            <w:hideMark/>
          </w:tcPr>
          <w:p w14:paraId="58CA78BE" w14:textId="77777777" w:rsidR="004460CC" w:rsidRDefault="004460CC" w:rsidP="00571B1D">
            <w:pPr>
              <w:rPr>
                <w:lang w:eastAsia="da-DK"/>
              </w:rPr>
            </w:pPr>
            <w:r>
              <w:rPr>
                <w:lang w:eastAsia="da-DK"/>
              </w:rPr>
              <w:t>Contains either:</w:t>
            </w:r>
          </w:p>
          <w:p w14:paraId="6A86E491" w14:textId="77777777" w:rsidR="004460CC" w:rsidRDefault="004460CC" w:rsidP="00571B1D">
            <w:pPr>
              <w:rPr>
                <w:lang w:eastAsia="da-DK"/>
              </w:rPr>
            </w:pPr>
            <w:r>
              <w:rPr>
                <w:lang w:eastAsia="da-DK"/>
              </w:rPr>
              <w:t>Client Challenge: 128-bit random number</w:t>
            </w:r>
          </w:p>
          <w:p w14:paraId="53FB7CD2" w14:textId="77777777" w:rsidR="004460CC" w:rsidRDefault="004460CC" w:rsidP="00194AAE">
            <w:pPr>
              <w:rPr>
                <w:lang w:eastAsia="da-DK"/>
              </w:rPr>
            </w:pPr>
            <w:r>
              <w:rPr>
                <w:lang w:eastAsia="da-DK"/>
              </w:rPr>
              <w:t xml:space="preserve">Client Response: </w:t>
            </w:r>
            <w:proofErr w:type="gramStart"/>
            <w:r>
              <w:rPr>
                <w:lang w:eastAsia="da-DK"/>
              </w:rPr>
              <w:t>Hash</w:t>
            </w:r>
            <w:r w:rsidRPr="00194AAE">
              <w:rPr>
                <w:lang w:eastAsia="da-DK"/>
              </w:rPr>
              <w:t>(</w:t>
            </w:r>
            <w:proofErr w:type="gramEnd"/>
            <w:r w:rsidRPr="00194AAE">
              <w:rPr>
                <w:lang w:eastAsia="da-DK"/>
              </w:rPr>
              <w:t xml:space="preserve">CC </w:t>
            </w:r>
            <w:r>
              <w:rPr>
                <w:lang w:eastAsia="da-DK"/>
              </w:rPr>
              <w:t>||</w:t>
            </w:r>
            <w:r w:rsidRPr="00194AAE">
              <w:rPr>
                <w:lang w:eastAsia="da-DK"/>
              </w:rPr>
              <w:t xml:space="preserve"> SC </w:t>
            </w:r>
            <w:r>
              <w:rPr>
                <w:lang w:eastAsia="da-DK"/>
              </w:rPr>
              <w:t>||</w:t>
            </w:r>
            <w:r w:rsidRPr="00194AAE">
              <w:rPr>
                <w:lang w:eastAsia="da-DK"/>
              </w:rPr>
              <w:t xml:space="preserve"> SECKEY)</w:t>
            </w:r>
          </w:p>
        </w:tc>
      </w:tr>
      <w:tr w:rsidR="004460CC" w14:paraId="2E688A65" w14:textId="77777777" w:rsidTr="004460CC">
        <w:trPr>
          <w:cantSplit/>
        </w:trPr>
        <w:tc>
          <w:tcPr>
            <w:tcW w:w="2463" w:type="dxa"/>
            <w:vMerge w:val="restart"/>
            <w:tcBorders>
              <w:top w:val="nil"/>
              <w:left w:val="double" w:sz="4" w:space="0" w:color="auto"/>
              <w:bottom w:val="double" w:sz="4" w:space="0" w:color="auto"/>
              <w:right w:val="single" w:sz="8" w:space="0" w:color="auto"/>
            </w:tcBorders>
            <w:tcMar>
              <w:top w:w="0" w:type="dxa"/>
              <w:left w:w="108" w:type="dxa"/>
              <w:bottom w:w="0" w:type="dxa"/>
              <w:right w:w="108" w:type="dxa"/>
            </w:tcMar>
            <w:hideMark/>
          </w:tcPr>
          <w:p w14:paraId="2D6928E3" w14:textId="77777777" w:rsidR="004460CC" w:rsidRPr="00A54EE7" w:rsidRDefault="004460CC" w:rsidP="00571B1D">
            <w:pPr>
              <w:rPr>
                <w:lang w:eastAsia="da-DK"/>
              </w:rPr>
            </w:pPr>
            <w:r w:rsidRPr="00A54EE7">
              <w:rPr>
                <w:lang w:eastAsia="da-DK"/>
              </w:rPr>
              <w:t>Server Response or Challenge (SR/SC)</w:t>
            </w:r>
          </w:p>
        </w:tc>
        <w:tc>
          <w:tcPr>
            <w:tcW w:w="777" w:type="dxa"/>
            <w:vMerge w:val="restart"/>
            <w:tcBorders>
              <w:top w:val="double" w:sz="4" w:space="0" w:color="auto"/>
              <w:left w:val="nil"/>
              <w:right w:val="single" w:sz="4" w:space="0" w:color="auto"/>
            </w:tcBorders>
          </w:tcPr>
          <w:p w14:paraId="36524D21" w14:textId="77777777" w:rsidR="004460CC" w:rsidRPr="004460CC" w:rsidRDefault="004460CC" w:rsidP="004460CC">
            <w:pPr>
              <w:jc w:val="center"/>
              <w:rPr>
                <w:lang w:eastAsia="da-DK"/>
              </w:rPr>
            </w:pPr>
            <w:r>
              <w:rPr>
                <w:lang w:eastAsia="da-DK"/>
              </w:rPr>
              <w:t>O</w:t>
            </w:r>
          </w:p>
        </w:tc>
        <w:tc>
          <w:tcPr>
            <w:tcW w:w="777" w:type="dxa"/>
            <w:vMerge w:val="restart"/>
            <w:tcBorders>
              <w:top w:val="nil"/>
              <w:left w:val="single" w:sz="4" w:space="0" w:color="auto"/>
              <w:bottom w:val="double" w:sz="4" w:space="0" w:color="auto"/>
              <w:right w:val="single" w:sz="8" w:space="0" w:color="auto"/>
            </w:tcBorders>
            <w:tcMar>
              <w:top w:w="0" w:type="dxa"/>
              <w:left w:w="108" w:type="dxa"/>
              <w:bottom w:w="0" w:type="dxa"/>
              <w:right w:w="108" w:type="dxa"/>
            </w:tcMar>
            <w:hideMark/>
          </w:tcPr>
          <w:p w14:paraId="0E65BB77" w14:textId="77777777" w:rsidR="004460CC" w:rsidRDefault="004460CC" w:rsidP="00571B1D">
            <w:pPr>
              <w:rPr>
                <w:lang w:val="da-DK" w:eastAsia="da-DK"/>
              </w:rPr>
            </w:pPr>
            <w:r>
              <w:rPr>
                <w:lang w:val="da-DK" w:eastAsia="da-DK"/>
              </w:rPr>
              <w:t>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FD57ADA" w14:textId="77777777" w:rsidR="004460CC" w:rsidRDefault="004460CC" w:rsidP="00571B1D">
            <w:pPr>
              <w:rPr>
                <w:lang w:val="da-DK" w:eastAsia="da-DK"/>
              </w:rPr>
            </w:pPr>
            <w:r>
              <w:rPr>
                <w:lang w:val="da-DK"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6BD6E6FE" w14:textId="77777777" w:rsidR="004460CC" w:rsidRDefault="004460CC" w:rsidP="00571B1D">
            <w:pPr>
              <w:rPr>
                <w:lang w:eastAsia="da-DK"/>
              </w:rPr>
            </w:pPr>
            <w:r>
              <w:rPr>
                <w:lang w:eastAsia="da-DK"/>
              </w:rPr>
              <w:t>Server Response of Server Challenge as indicated by the first byte.</w:t>
            </w:r>
          </w:p>
        </w:tc>
      </w:tr>
      <w:tr w:rsidR="004460CC" w14:paraId="1C930012" w14:textId="77777777" w:rsidTr="004460CC">
        <w:trPr>
          <w:cantSplit/>
        </w:trPr>
        <w:tc>
          <w:tcPr>
            <w:tcW w:w="2463" w:type="dxa"/>
            <w:vMerge/>
            <w:tcBorders>
              <w:top w:val="nil"/>
              <w:left w:val="double" w:sz="4" w:space="0" w:color="auto"/>
              <w:bottom w:val="double" w:sz="4" w:space="0" w:color="auto"/>
              <w:right w:val="single" w:sz="8" w:space="0" w:color="auto"/>
            </w:tcBorders>
            <w:vAlign w:val="center"/>
          </w:tcPr>
          <w:p w14:paraId="7B9222B9" w14:textId="77777777" w:rsidR="004460CC" w:rsidRPr="00571B1D" w:rsidRDefault="004460CC" w:rsidP="00571B1D">
            <w:pPr>
              <w:rPr>
                <w:rFonts w:eastAsiaTheme="minorHAnsi"/>
                <w:lang w:eastAsia="da-DK"/>
              </w:rPr>
            </w:pPr>
          </w:p>
        </w:tc>
        <w:tc>
          <w:tcPr>
            <w:tcW w:w="777" w:type="dxa"/>
            <w:vMerge/>
            <w:tcBorders>
              <w:left w:val="nil"/>
              <w:right w:val="single" w:sz="4" w:space="0" w:color="auto"/>
            </w:tcBorders>
          </w:tcPr>
          <w:p w14:paraId="304B11D6" w14:textId="77777777" w:rsidR="004460CC" w:rsidRPr="00571B1D" w:rsidRDefault="004460CC" w:rsidP="004460CC">
            <w:pPr>
              <w:jc w:val="center"/>
              <w:rPr>
                <w:rFonts w:eastAsiaTheme="minorHAnsi"/>
                <w:lang w:eastAsia="da-DK"/>
              </w:rPr>
            </w:pPr>
          </w:p>
        </w:tc>
        <w:tc>
          <w:tcPr>
            <w:tcW w:w="777" w:type="dxa"/>
            <w:vMerge/>
            <w:tcBorders>
              <w:top w:val="nil"/>
              <w:left w:val="single" w:sz="4" w:space="0" w:color="auto"/>
              <w:bottom w:val="double" w:sz="4" w:space="0" w:color="auto"/>
              <w:right w:val="single" w:sz="8" w:space="0" w:color="auto"/>
            </w:tcBorders>
            <w:vAlign w:val="center"/>
          </w:tcPr>
          <w:p w14:paraId="4AF817AF" w14:textId="77777777" w:rsidR="004460CC" w:rsidRPr="00571B1D" w:rsidRDefault="004460CC" w:rsidP="00571B1D">
            <w:pPr>
              <w:rPr>
                <w:rFonts w:eastAsiaTheme="minorHAnsi"/>
                <w:lang w:eastAsia="da-DK"/>
              </w:rPr>
            </w:pPr>
          </w:p>
        </w:tc>
        <w:tc>
          <w:tcPr>
            <w:tcW w:w="850" w:type="dxa"/>
            <w:tcBorders>
              <w:top w:val="nil"/>
              <w:left w:val="nil"/>
              <w:bottom w:val="double" w:sz="4" w:space="0" w:color="auto"/>
              <w:right w:val="single" w:sz="8" w:space="0" w:color="auto"/>
            </w:tcBorders>
            <w:tcMar>
              <w:top w:w="0" w:type="dxa"/>
              <w:left w:w="108" w:type="dxa"/>
              <w:bottom w:w="0" w:type="dxa"/>
              <w:right w:w="108" w:type="dxa"/>
            </w:tcMar>
          </w:tcPr>
          <w:p w14:paraId="2AB15F5B" w14:textId="77777777" w:rsidR="004460CC" w:rsidRDefault="004460CC" w:rsidP="00571B1D">
            <w:pPr>
              <w:rPr>
                <w:lang w:val="da-DK" w:eastAsia="da-DK"/>
              </w:rPr>
            </w:pPr>
            <w:r>
              <w:rPr>
                <w:lang w:val="da-DK" w:eastAsia="da-DK"/>
              </w:rPr>
              <w:t>0</w:t>
            </w:r>
          </w:p>
        </w:tc>
        <w:tc>
          <w:tcPr>
            <w:tcW w:w="4697" w:type="dxa"/>
            <w:tcBorders>
              <w:top w:val="nil"/>
              <w:left w:val="nil"/>
              <w:bottom w:val="double" w:sz="4" w:space="0" w:color="auto"/>
              <w:right w:val="double" w:sz="4" w:space="0" w:color="auto"/>
            </w:tcBorders>
            <w:tcMar>
              <w:top w:w="0" w:type="dxa"/>
              <w:left w:w="108" w:type="dxa"/>
              <w:bottom w:w="0" w:type="dxa"/>
              <w:right w:w="108" w:type="dxa"/>
            </w:tcMar>
          </w:tcPr>
          <w:p w14:paraId="71A3E42C" w14:textId="77777777" w:rsidR="004460CC" w:rsidRDefault="004460CC" w:rsidP="00571B1D">
            <w:pPr>
              <w:rPr>
                <w:lang w:eastAsia="da-DK"/>
              </w:rPr>
            </w:pPr>
            <w:r>
              <w:rPr>
                <w:lang w:eastAsia="da-DK"/>
              </w:rPr>
              <w:t>0: Server Response (SR) is in the following bytes.</w:t>
            </w:r>
          </w:p>
          <w:p w14:paraId="37755C14" w14:textId="77777777" w:rsidR="004460CC" w:rsidRDefault="004460CC" w:rsidP="00571B1D">
            <w:pPr>
              <w:rPr>
                <w:lang w:eastAsia="da-DK"/>
              </w:rPr>
            </w:pPr>
            <w:r>
              <w:rPr>
                <w:lang w:eastAsia="da-DK"/>
              </w:rPr>
              <w:t>1: Server Challenge (SC) is in the following bytes.</w:t>
            </w:r>
          </w:p>
          <w:p w14:paraId="2C5A3AEA" w14:textId="77777777" w:rsidR="004460CC" w:rsidRDefault="004460CC" w:rsidP="00571B1D">
            <w:pPr>
              <w:rPr>
                <w:lang w:eastAsia="da-DK"/>
              </w:rPr>
            </w:pPr>
            <w:r>
              <w:rPr>
                <w:lang w:eastAsia="da-DK"/>
              </w:rPr>
              <w:t>2: Error</w:t>
            </w:r>
          </w:p>
        </w:tc>
      </w:tr>
      <w:tr w:rsidR="004460CC" w14:paraId="31DE7A34" w14:textId="77777777" w:rsidTr="004460CC">
        <w:trPr>
          <w:cantSplit/>
        </w:trPr>
        <w:tc>
          <w:tcPr>
            <w:tcW w:w="2463" w:type="dxa"/>
            <w:vMerge/>
            <w:tcBorders>
              <w:top w:val="nil"/>
              <w:left w:val="double" w:sz="4" w:space="0" w:color="auto"/>
              <w:bottom w:val="single" w:sz="4" w:space="0" w:color="auto"/>
              <w:right w:val="single" w:sz="8" w:space="0" w:color="auto"/>
            </w:tcBorders>
            <w:vAlign w:val="center"/>
            <w:hideMark/>
          </w:tcPr>
          <w:p w14:paraId="4E767CF1" w14:textId="77777777" w:rsidR="004460CC" w:rsidRPr="00571B1D" w:rsidRDefault="004460CC" w:rsidP="00571B1D">
            <w:pPr>
              <w:rPr>
                <w:rFonts w:eastAsiaTheme="minorHAnsi"/>
                <w:lang w:eastAsia="da-DK"/>
              </w:rPr>
            </w:pPr>
          </w:p>
        </w:tc>
        <w:tc>
          <w:tcPr>
            <w:tcW w:w="777" w:type="dxa"/>
            <w:vMerge/>
            <w:tcBorders>
              <w:left w:val="nil"/>
              <w:bottom w:val="single" w:sz="4" w:space="0" w:color="auto"/>
              <w:right w:val="single" w:sz="4" w:space="0" w:color="auto"/>
            </w:tcBorders>
          </w:tcPr>
          <w:p w14:paraId="32A4118D" w14:textId="77777777" w:rsidR="004460CC" w:rsidRPr="00571B1D" w:rsidRDefault="004460CC" w:rsidP="004460CC">
            <w:pPr>
              <w:jc w:val="center"/>
              <w:rPr>
                <w:rFonts w:eastAsiaTheme="minorHAnsi"/>
                <w:lang w:eastAsia="da-DK"/>
              </w:rPr>
            </w:pPr>
          </w:p>
        </w:tc>
        <w:tc>
          <w:tcPr>
            <w:tcW w:w="777" w:type="dxa"/>
            <w:vMerge/>
            <w:tcBorders>
              <w:top w:val="nil"/>
              <w:left w:val="single" w:sz="4" w:space="0" w:color="auto"/>
              <w:bottom w:val="single" w:sz="4" w:space="0" w:color="auto"/>
              <w:right w:val="single" w:sz="8" w:space="0" w:color="auto"/>
            </w:tcBorders>
            <w:vAlign w:val="center"/>
            <w:hideMark/>
          </w:tcPr>
          <w:p w14:paraId="5B422C8E" w14:textId="77777777" w:rsidR="004460CC" w:rsidRPr="00571B1D" w:rsidRDefault="004460CC" w:rsidP="00571B1D">
            <w:pPr>
              <w:rPr>
                <w:rFonts w:eastAsiaTheme="minorHAnsi"/>
                <w:lang w:eastAsia="da-DK"/>
              </w:rPr>
            </w:pPr>
          </w:p>
        </w:tc>
        <w:tc>
          <w:tcPr>
            <w:tcW w:w="850" w:type="dxa"/>
            <w:tcBorders>
              <w:top w:val="nil"/>
              <w:left w:val="nil"/>
              <w:bottom w:val="single" w:sz="4" w:space="0" w:color="auto"/>
              <w:right w:val="single" w:sz="8" w:space="0" w:color="auto"/>
            </w:tcBorders>
            <w:tcMar>
              <w:top w:w="0" w:type="dxa"/>
              <w:left w:w="108" w:type="dxa"/>
              <w:bottom w:w="0" w:type="dxa"/>
              <w:right w:w="108" w:type="dxa"/>
            </w:tcMar>
            <w:hideMark/>
          </w:tcPr>
          <w:p w14:paraId="14B437BA" w14:textId="77777777" w:rsidR="004460CC" w:rsidRDefault="004460CC" w:rsidP="00A54EE7">
            <w:pPr>
              <w:rPr>
                <w:lang w:val="da-DK" w:eastAsia="da-DK"/>
              </w:rPr>
            </w:pPr>
            <w:r>
              <w:rPr>
                <w:lang w:val="da-DK" w:eastAsia="da-DK"/>
              </w:rPr>
              <w:t>1-16</w:t>
            </w:r>
          </w:p>
        </w:tc>
        <w:tc>
          <w:tcPr>
            <w:tcW w:w="4697" w:type="dxa"/>
            <w:tcBorders>
              <w:top w:val="nil"/>
              <w:left w:val="nil"/>
              <w:bottom w:val="single" w:sz="4" w:space="0" w:color="auto"/>
              <w:right w:val="double" w:sz="4" w:space="0" w:color="auto"/>
            </w:tcBorders>
            <w:tcMar>
              <w:top w:w="0" w:type="dxa"/>
              <w:left w:w="108" w:type="dxa"/>
              <w:bottom w:w="0" w:type="dxa"/>
              <w:right w:w="108" w:type="dxa"/>
            </w:tcMar>
            <w:hideMark/>
          </w:tcPr>
          <w:p w14:paraId="60CAA2E0" w14:textId="77777777" w:rsidR="004460CC" w:rsidRDefault="004460CC" w:rsidP="00571B1D">
            <w:pPr>
              <w:rPr>
                <w:lang w:eastAsia="da-DK"/>
              </w:rPr>
            </w:pPr>
            <w:r>
              <w:rPr>
                <w:lang w:eastAsia="da-DK"/>
              </w:rPr>
              <w:t>Contains either:</w:t>
            </w:r>
          </w:p>
          <w:p w14:paraId="58D75014" w14:textId="77777777" w:rsidR="004460CC" w:rsidRDefault="004460CC" w:rsidP="00571B1D">
            <w:pPr>
              <w:rPr>
                <w:lang w:eastAsia="da-DK"/>
              </w:rPr>
            </w:pPr>
            <w:r>
              <w:rPr>
                <w:lang w:eastAsia="da-DK"/>
              </w:rPr>
              <w:t xml:space="preserve">Server Response = </w:t>
            </w:r>
            <w:proofErr w:type="gramStart"/>
            <w:r>
              <w:rPr>
                <w:lang w:eastAsia="da-DK"/>
              </w:rPr>
              <w:t>Hash(</w:t>
            </w:r>
            <w:proofErr w:type="gramEnd"/>
            <w:r>
              <w:rPr>
                <w:lang w:eastAsia="da-DK"/>
              </w:rPr>
              <w:t>SC || CC || SECKEY)</w:t>
            </w:r>
          </w:p>
          <w:p w14:paraId="5727EDE6" w14:textId="77777777" w:rsidR="004460CC" w:rsidRDefault="004460CC" w:rsidP="00A54EE7">
            <w:pPr>
              <w:rPr>
                <w:lang w:eastAsia="da-DK"/>
              </w:rPr>
            </w:pPr>
            <w:r>
              <w:rPr>
                <w:lang w:eastAsia="da-DK"/>
              </w:rPr>
              <w:t>Server Challenge = 128-bit random number</w:t>
            </w:r>
          </w:p>
        </w:tc>
      </w:tr>
      <w:tr w:rsidR="004460CC" w14:paraId="4800330A" w14:textId="77777777" w:rsidTr="00506B36">
        <w:tc>
          <w:tcPr>
            <w:tcW w:w="2463" w:type="dxa"/>
            <w:vMerge w:val="restart"/>
            <w:tcBorders>
              <w:top w:val="single" w:sz="4" w:space="0" w:color="auto"/>
              <w:left w:val="double" w:sz="4" w:space="0" w:color="auto"/>
              <w:bottom w:val="single" w:sz="8" w:space="0" w:color="auto"/>
              <w:right w:val="single" w:sz="8" w:space="0" w:color="auto"/>
            </w:tcBorders>
            <w:tcMar>
              <w:top w:w="0" w:type="dxa"/>
              <w:left w:w="108" w:type="dxa"/>
              <w:bottom w:w="0" w:type="dxa"/>
              <w:right w:w="108" w:type="dxa"/>
            </w:tcMar>
          </w:tcPr>
          <w:p w14:paraId="3F02FB13" w14:textId="77777777" w:rsidR="004460CC" w:rsidRDefault="004460CC" w:rsidP="00571B1D">
            <w:pPr>
              <w:rPr>
                <w:lang w:val="da-DK" w:eastAsia="da-DK"/>
              </w:rPr>
            </w:pPr>
            <w:r>
              <w:rPr>
                <w:lang w:val="da-DK" w:eastAsia="da-DK"/>
              </w:rPr>
              <w:t xml:space="preserve">Write Buffer </w:t>
            </w:r>
            <w:r w:rsidR="00E8025F">
              <w:rPr>
                <w:lang w:val="da-DK" w:eastAsia="da-DK"/>
              </w:rPr>
              <w:t>Segment</w:t>
            </w:r>
          </w:p>
          <w:p w14:paraId="7066EE1A" w14:textId="77777777" w:rsidR="004460CC" w:rsidRDefault="004460CC" w:rsidP="00571B1D">
            <w:pPr>
              <w:rPr>
                <w:rFonts w:ascii="Calibri" w:hAnsi="Calibri" w:cs="Calibri"/>
                <w:szCs w:val="22"/>
                <w:lang w:val="da-DK" w:eastAsia="da-DK"/>
              </w:rPr>
            </w:pPr>
          </w:p>
        </w:tc>
        <w:tc>
          <w:tcPr>
            <w:tcW w:w="777" w:type="dxa"/>
            <w:vMerge w:val="restart"/>
            <w:tcBorders>
              <w:top w:val="single" w:sz="4" w:space="0" w:color="auto"/>
              <w:left w:val="nil"/>
              <w:right w:val="single" w:sz="4" w:space="0" w:color="auto"/>
            </w:tcBorders>
          </w:tcPr>
          <w:p w14:paraId="37C9525B" w14:textId="77777777" w:rsidR="004460CC" w:rsidRDefault="004460CC" w:rsidP="004460CC">
            <w:pPr>
              <w:jc w:val="center"/>
              <w:rPr>
                <w:lang w:val="da-DK" w:eastAsia="da-DK"/>
              </w:rPr>
            </w:pPr>
            <w:r>
              <w:rPr>
                <w:lang w:val="da-DK" w:eastAsia="da-DK"/>
              </w:rPr>
              <w:t>M</w:t>
            </w:r>
          </w:p>
        </w:tc>
        <w:tc>
          <w:tcPr>
            <w:tcW w:w="777" w:type="dxa"/>
            <w:vMerge w:val="restart"/>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41695117" w14:textId="77777777" w:rsidR="004460CC" w:rsidRDefault="004460CC" w:rsidP="00571B1D">
            <w:pPr>
              <w:rPr>
                <w:lang w:val="da-DK" w:eastAsia="da-DK"/>
              </w:rPr>
            </w:pPr>
            <w:r>
              <w:rPr>
                <w:lang w:val="da-DK" w:eastAsia="da-DK"/>
              </w:rPr>
              <w:t>C</w:t>
            </w:r>
          </w:p>
        </w:tc>
        <w:tc>
          <w:tcPr>
            <w:tcW w:w="850" w:type="dxa"/>
            <w:tcBorders>
              <w:top w:val="single" w:sz="4" w:space="0" w:color="auto"/>
              <w:left w:val="nil"/>
              <w:bottom w:val="single" w:sz="8" w:space="0" w:color="auto"/>
              <w:right w:val="single" w:sz="8" w:space="0" w:color="auto"/>
            </w:tcBorders>
            <w:tcMar>
              <w:top w:w="0" w:type="dxa"/>
              <w:left w:w="108" w:type="dxa"/>
              <w:bottom w:w="0" w:type="dxa"/>
              <w:right w:w="108" w:type="dxa"/>
            </w:tcMar>
            <w:hideMark/>
          </w:tcPr>
          <w:p w14:paraId="0058A5A4" w14:textId="77777777" w:rsidR="004460CC" w:rsidRDefault="004460CC" w:rsidP="00571B1D">
            <w:pPr>
              <w:rPr>
                <w:lang w:val="da-DK" w:eastAsia="da-DK"/>
              </w:rPr>
            </w:pPr>
            <w:r>
              <w:rPr>
                <w:lang w:val="da-DK" w:eastAsia="da-DK"/>
              </w:rPr>
              <w:t>-----</w:t>
            </w:r>
          </w:p>
        </w:tc>
        <w:tc>
          <w:tcPr>
            <w:tcW w:w="4697" w:type="dxa"/>
            <w:tcBorders>
              <w:top w:val="single" w:sz="4" w:space="0" w:color="auto"/>
              <w:left w:val="nil"/>
              <w:bottom w:val="single" w:sz="8" w:space="0" w:color="auto"/>
              <w:right w:val="double" w:sz="4" w:space="0" w:color="auto"/>
            </w:tcBorders>
            <w:tcMar>
              <w:top w:w="0" w:type="dxa"/>
              <w:left w:w="108" w:type="dxa"/>
              <w:bottom w:w="0" w:type="dxa"/>
              <w:right w:w="108" w:type="dxa"/>
            </w:tcMar>
            <w:hideMark/>
          </w:tcPr>
          <w:p w14:paraId="63D74697" w14:textId="77777777" w:rsidR="004460CC" w:rsidRDefault="004460CC" w:rsidP="00571B1D">
            <w:pPr>
              <w:rPr>
                <w:lang w:eastAsia="da-DK"/>
              </w:rPr>
            </w:pPr>
            <w:r>
              <w:rPr>
                <w:lang w:eastAsia="da-DK"/>
              </w:rPr>
              <w:t xml:space="preserve">Combined command register and payload write buffer. To transfer data to the Vibe </w:t>
            </w:r>
            <w:proofErr w:type="gramStart"/>
            <w:r>
              <w:rPr>
                <w:lang w:eastAsia="da-DK"/>
              </w:rPr>
              <w:t>Transport</w:t>
            </w:r>
            <w:proofErr w:type="gramEnd"/>
            <w:r>
              <w:rPr>
                <w:lang w:eastAsia="da-DK"/>
              </w:rPr>
              <w:t xml:space="preserve"> Write FIFO, the client shall write </w:t>
            </w:r>
            <w:r w:rsidR="00633814">
              <w:rPr>
                <w:lang w:eastAsia="da-DK"/>
              </w:rPr>
              <w:t xml:space="preserve">zero or more times to </w:t>
            </w:r>
            <w:r>
              <w:rPr>
                <w:lang w:eastAsia="da-DK"/>
              </w:rPr>
              <w:t>“Write Buffer</w:t>
            </w:r>
            <w:r w:rsidR="00633814">
              <w:rPr>
                <w:lang w:eastAsia="da-DK"/>
              </w:rPr>
              <w:t xml:space="preserve"> Segment</w:t>
            </w:r>
            <w:r>
              <w:rPr>
                <w:lang w:eastAsia="da-DK"/>
              </w:rPr>
              <w:t xml:space="preserve">” and </w:t>
            </w:r>
            <w:r w:rsidR="00633814">
              <w:rPr>
                <w:lang w:eastAsia="da-DK"/>
              </w:rPr>
              <w:t>once to “Write Buffer Last</w:t>
            </w:r>
            <w:r>
              <w:rPr>
                <w:lang w:eastAsia="da-DK"/>
              </w:rPr>
              <w:t>”, depending on the length of the payload.</w:t>
            </w:r>
          </w:p>
          <w:p w14:paraId="54BBE9AB" w14:textId="77777777" w:rsidR="004460CC" w:rsidRDefault="004460CC" w:rsidP="00633814">
            <w:pPr>
              <w:rPr>
                <w:lang w:eastAsia="da-DK"/>
              </w:rPr>
            </w:pPr>
            <w:r>
              <w:rPr>
                <w:lang w:eastAsia="da-DK"/>
              </w:rPr>
              <w:t xml:space="preserve">It is allowed to use fewer than </w:t>
            </w:r>
            <w:r>
              <w:t>VIBE_MAX_DATAGRAM_SIZE</w:t>
            </w:r>
            <w:r>
              <w:rPr>
                <w:lang w:eastAsia="da-DK"/>
              </w:rPr>
              <w:t xml:space="preserve"> payload bytes and transfer the payload bytes using several subsequent writes to “Write Buffer </w:t>
            </w:r>
            <w:r w:rsidR="00633814">
              <w:rPr>
                <w:lang w:eastAsia="da-DK"/>
              </w:rPr>
              <w:t>Segment</w:t>
            </w:r>
            <w:r>
              <w:rPr>
                <w:lang w:eastAsia="da-DK"/>
              </w:rPr>
              <w:t>”</w:t>
            </w:r>
            <w:r w:rsidR="00633814">
              <w:rPr>
                <w:lang w:eastAsia="da-DK"/>
              </w:rPr>
              <w:t>, finishing off with a single write to “Write Buffer Last”</w:t>
            </w:r>
            <w:r>
              <w:rPr>
                <w:lang w:eastAsia="da-DK"/>
              </w:rPr>
              <w:t>.</w:t>
            </w:r>
            <w:r w:rsidR="00633814">
              <w:rPr>
                <w:lang w:eastAsia="da-DK"/>
              </w:rPr>
              <w:br/>
            </w:r>
            <w:r>
              <w:rPr>
                <w:lang w:eastAsia="da-DK"/>
              </w:rPr>
              <w:t>This is advantageous if ATT_MTU is 23 (</w:t>
            </w:r>
            <w:r>
              <w:t>ATT_PAYLOAD</w:t>
            </w:r>
            <w:r>
              <w:rPr>
                <w:lang w:eastAsia="da-DK"/>
              </w:rPr>
              <w:t xml:space="preserve"> payload bytes), since this avoids using inefficient GATT commands.</w:t>
            </w:r>
          </w:p>
        </w:tc>
      </w:tr>
      <w:tr w:rsidR="00633814" w14:paraId="448517AA" w14:textId="77777777" w:rsidTr="00633814">
        <w:trPr>
          <w:trHeight w:val="506"/>
        </w:trPr>
        <w:tc>
          <w:tcPr>
            <w:tcW w:w="2463" w:type="dxa"/>
            <w:vMerge/>
            <w:tcBorders>
              <w:top w:val="nil"/>
              <w:left w:val="double" w:sz="4" w:space="0" w:color="auto"/>
              <w:bottom w:val="single" w:sz="8" w:space="0" w:color="auto"/>
              <w:right w:val="single" w:sz="8" w:space="0" w:color="auto"/>
            </w:tcBorders>
            <w:vAlign w:val="center"/>
            <w:hideMark/>
          </w:tcPr>
          <w:p w14:paraId="4AB2F261" w14:textId="77777777" w:rsidR="00633814" w:rsidRPr="00194AAE" w:rsidRDefault="00633814" w:rsidP="00571B1D">
            <w:pPr>
              <w:rPr>
                <w:rFonts w:ascii="Calibri" w:eastAsiaTheme="minorHAnsi" w:hAnsi="Calibri" w:cs="Calibri"/>
                <w:szCs w:val="22"/>
                <w:lang w:eastAsia="da-DK"/>
              </w:rPr>
            </w:pPr>
          </w:p>
        </w:tc>
        <w:tc>
          <w:tcPr>
            <w:tcW w:w="777" w:type="dxa"/>
            <w:vMerge/>
            <w:tcBorders>
              <w:left w:val="nil"/>
              <w:bottom w:val="single" w:sz="4" w:space="0" w:color="auto"/>
              <w:right w:val="single" w:sz="4" w:space="0" w:color="auto"/>
            </w:tcBorders>
          </w:tcPr>
          <w:p w14:paraId="4E0954B8" w14:textId="77777777" w:rsidR="00633814" w:rsidRPr="00194AAE" w:rsidRDefault="00633814" w:rsidP="004460CC">
            <w:pPr>
              <w:jc w:val="center"/>
              <w:rPr>
                <w:rFonts w:eastAsiaTheme="minorHAnsi"/>
                <w:lang w:eastAsia="da-DK"/>
              </w:rPr>
            </w:pPr>
          </w:p>
        </w:tc>
        <w:tc>
          <w:tcPr>
            <w:tcW w:w="777" w:type="dxa"/>
            <w:vMerge/>
            <w:tcBorders>
              <w:top w:val="nil"/>
              <w:left w:val="single" w:sz="4" w:space="0" w:color="auto"/>
              <w:bottom w:val="single" w:sz="8" w:space="0" w:color="auto"/>
              <w:right w:val="single" w:sz="8" w:space="0" w:color="auto"/>
            </w:tcBorders>
            <w:vAlign w:val="center"/>
            <w:hideMark/>
          </w:tcPr>
          <w:p w14:paraId="5703FCBF" w14:textId="77777777" w:rsidR="00633814" w:rsidRPr="00194AAE" w:rsidRDefault="00633814" w:rsidP="00571B1D">
            <w:pPr>
              <w:rPr>
                <w:rFonts w:eastAsiaTheme="minorHAnsi"/>
                <w:lang w:eastAsia="da-DK"/>
              </w:rPr>
            </w:pPr>
          </w:p>
        </w:tc>
        <w:tc>
          <w:tcPr>
            <w:tcW w:w="850" w:type="dxa"/>
            <w:tcBorders>
              <w:top w:val="nil"/>
              <w:left w:val="nil"/>
              <w:bottom w:val="single" w:sz="4" w:space="0" w:color="auto"/>
              <w:right w:val="single" w:sz="8" w:space="0" w:color="auto"/>
            </w:tcBorders>
            <w:tcMar>
              <w:top w:w="0" w:type="dxa"/>
              <w:left w:w="108" w:type="dxa"/>
              <w:bottom w:w="0" w:type="dxa"/>
              <w:right w:w="108" w:type="dxa"/>
            </w:tcMar>
            <w:hideMark/>
          </w:tcPr>
          <w:p w14:paraId="4F04066D" w14:textId="77777777" w:rsidR="00633814" w:rsidRDefault="00633814" w:rsidP="00571B1D">
            <w:pPr>
              <w:rPr>
                <w:lang w:eastAsia="da-DK"/>
              </w:rPr>
            </w:pPr>
            <w:r>
              <w:rPr>
                <w:lang w:eastAsia="da-DK"/>
              </w:rPr>
              <w:t>0-19</w:t>
            </w:r>
          </w:p>
        </w:tc>
        <w:tc>
          <w:tcPr>
            <w:tcW w:w="4697" w:type="dxa"/>
            <w:tcBorders>
              <w:top w:val="nil"/>
              <w:left w:val="nil"/>
              <w:bottom w:val="single" w:sz="4" w:space="0" w:color="auto"/>
              <w:right w:val="double" w:sz="4" w:space="0" w:color="auto"/>
            </w:tcBorders>
            <w:tcMar>
              <w:top w:w="0" w:type="dxa"/>
              <w:left w:w="108" w:type="dxa"/>
              <w:bottom w:w="0" w:type="dxa"/>
              <w:right w:w="108" w:type="dxa"/>
            </w:tcMar>
          </w:tcPr>
          <w:p w14:paraId="687751AC" w14:textId="77777777" w:rsidR="00633814" w:rsidRDefault="00861E35" w:rsidP="00861E35">
            <w:pPr>
              <w:rPr>
                <w:lang w:eastAsia="da-DK"/>
              </w:rPr>
            </w:pPr>
            <w:proofErr w:type="gramStart"/>
            <w:r>
              <w:rPr>
                <w:lang w:eastAsia="da-DK"/>
              </w:rPr>
              <w:t>20 byte</w:t>
            </w:r>
            <w:proofErr w:type="gramEnd"/>
            <w:r>
              <w:rPr>
                <w:lang w:eastAsia="da-DK"/>
              </w:rPr>
              <w:t xml:space="preserve"> p</w:t>
            </w:r>
            <w:r w:rsidR="00633814">
              <w:rPr>
                <w:lang w:eastAsia="da-DK"/>
              </w:rPr>
              <w:t xml:space="preserve">ayload </w:t>
            </w:r>
            <w:r>
              <w:rPr>
                <w:lang w:eastAsia="da-DK"/>
              </w:rPr>
              <w:t>segments</w:t>
            </w:r>
          </w:p>
        </w:tc>
      </w:tr>
      <w:tr w:rsidR="004460CC" w14:paraId="72EA199A" w14:textId="77777777" w:rsidTr="00633814">
        <w:tc>
          <w:tcPr>
            <w:tcW w:w="2463" w:type="dxa"/>
            <w:vMerge w:val="restart"/>
            <w:tcBorders>
              <w:top w:val="nil"/>
              <w:left w:val="double" w:sz="4" w:space="0" w:color="auto"/>
              <w:bottom w:val="single" w:sz="8" w:space="0" w:color="auto"/>
              <w:right w:val="single" w:sz="8" w:space="0" w:color="auto"/>
            </w:tcBorders>
            <w:tcMar>
              <w:top w:w="0" w:type="dxa"/>
              <w:left w:w="108" w:type="dxa"/>
              <w:bottom w:w="0" w:type="dxa"/>
              <w:right w:w="108" w:type="dxa"/>
            </w:tcMar>
            <w:hideMark/>
          </w:tcPr>
          <w:p w14:paraId="40E9A8FA" w14:textId="77777777" w:rsidR="004460CC" w:rsidRDefault="00E16509" w:rsidP="00571B1D">
            <w:pPr>
              <w:rPr>
                <w:lang w:eastAsia="da-DK"/>
              </w:rPr>
            </w:pPr>
            <w:r>
              <w:rPr>
                <w:lang w:eastAsia="da-DK"/>
              </w:rPr>
              <w:t>Write Buffer Last</w:t>
            </w:r>
          </w:p>
        </w:tc>
        <w:tc>
          <w:tcPr>
            <w:tcW w:w="777" w:type="dxa"/>
            <w:vMerge w:val="restart"/>
            <w:tcBorders>
              <w:top w:val="single" w:sz="4" w:space="0" w:color="auto"/>
              <w:left w:val="nil"/>
              <w:bottom w:val="single" w:sz="8" w:space="0" w:color="auto"/>
              <w:right w:val="single" w:sz="4" w:space="0" w:color="auto"/>
            </w:tcBorders>
          </w:tcPr>
          <w:p w14:paraId="5F045EF4" w14:textId="77777777" w:rsidR="004460CC" w:rsidRDefault="004460CC" w:rsidP="004460CC">
            <w:pPr>
              <w:jc w:val="center"/>
              <w:rPr>
                <w:lang w:eastAsia="da-DK"/>
              </w:rPr>
            </w:pPr>
            <w:r>
              <w:rPr>
                <w:lang w:eastAsia="da-DK"/>
              </w:rPr>
              <w:t>M</w:t>
            </w:r>
          </w:p>
        </w:tc>
        <w:tc>
          <w:tcPr>
            <w:tcW w:w="777" w:type="dxa"/>
            <w:vMerge w:val="restart"/>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45BB9234" w14:textId="77777777" w:rsidR="004460CC" w:rsidRDefault="004460CC" w:rsidP="00571B1D">
            <w:pPr>
              <w:rPr>
                <w:lang w:eastAsia="da-DK"/>
              </w:rPr>
            </w:pPr>
            <w:r>
              <w:rPr>
                <w:lang w:eastAsia="da-DK"/>
              </w:rPr>
              <w:t>C</w:t>
            </w:r>
          </w:p>
        </w:tc>
        <w:tc>
          <w:tcPr>
            <w:tcW w:w="850" w:type="dxa"/>
            <w:tcBorders>
              <w:top w:val="single" w:sz="4" w:space="0" w:color="auto"/>
              <w:left w:val="nil"/>
              <w:bottom w:val="single" w:sz="8" w:space="0" w:color="auto"/>
              <w:right w:val="single" w:sz="8" w:space="0" w:color="auto"/>
            </w:tcBorders>
            <w:tcMar>
              <w:top w:w="0" w:type="dxa"/>
              <w:left w:w="108" w:type="dxa"/>
              <w:bottom w:w="0" w:type="dxa"/>
              <w:right w:w="108" w:type="dxa"/>
            </w:tcMar>
            <w:hideMark/>
          </w:tcPr>
          <w:p w14:paraId="47E4AD61" w14:textId="77777777" w:rsidR="004460CC" w:rsidRDefault="004460CC" w:rsidP="00571B1D">
            <w:pPr>
              <w:rPr>
                <w:lang w:eastAsia="da-DK"/>
              </w:rPr>
            </w:pPr>
            <w:r>
              <w:rPr>
                <w:lang w:eastAsia="da-DK"/>
              </w:rPr>
              <w:t>-----</w:t>
            </w:r>
          </w:p>
        </w:tc>
        <w:tc>
          <w:tcPr>
            <w:tcW w:w="4697" w:type="dxa"/>
            <w:tcBorders>
              <w:top w:val="single" w:sz="4" w:space="0" w:color="auto"/>
              <w:left w:val="nil"/>
              <w:bottom w:val="single" w:sz="8" w:space="0" w:color="auto"/>
              <w:right w:val="double" w:sz="4" w:space="0" w:color="auto"/>
            </w:tcBorders>
            <w:tcMar>
              <w:top w:w="0" w:type="dxa"/>
              <w:left w:w="108" w:type="dxa"/>
              <w:bottom w:w="0" w:type="dxa"/>
              <w:right w:w="108" w:type="dxa"/>
            </w:tcMar>
            <w:hideMark/>
          </w:tcPr>
          <w:p w14:paraId="2ADC4FEF" w14:textId="77777777" w:rsidR="006618A6" w:rsidRDefault="004460CC" w:rsidP="006618A6">
            <w:pPr>
              <w:rPr>
                <w:lang w:eastAsia="da-DK"/>
              </w:rPr>
            </w:pPr>
            <w:r>
              <w:rPr>
                <w:lang w:eastAsia="da-DK"/>
              </w:rPr>
              <w:t xml:space="preserve">Used to transfer the </w:t>
            </w:r>
            <w:r w:rsidR="006618A6">
              <w:rPr>
                <w:lang w:eastAsia="da-DK"/>
              </w:rPr>
              <w:t xml:space="preserve">last payload segment. </w:t>
            </w:r>
            <w:r w:rsidR="00046815">
              <w:rPr>
                <w:lang w:eastAsia="da-DK"/>
              </w:rPr>
              <w:t>Preceded</w:t>
            </w:r>
            <w:r w:rsidR="006618A6">
              <w:rPr>
                <w:lang w:eastAsia="da-DK"/>
              </w:rPr>
              <w:t xml:space="preserve"> by N writes </w:t>
            </w:r>
            <w:r w:rsidR="00E8025F">
              <w:rPr>
                <w:lang w:eastAsia="da-DK"/>
              </w:rPr>
              <w:t>to “Write Buffer Segment</w:t>
            </w:r>
            <w:r>
              <w:rPr>
                <w:lang w:eastAsia="da-DK"/>
              </w:rPr>
              <w:t>”</w:t>
            </w:r>
            <w:r w:rsidR="006618A6">
              <w:rPr>
                <w:lang w:eastAsia="da-DK"/>
              </w:rPr>
              <w:t xml:space="preserve"> where N≥0</w:t>
            </w:r>
            <w:r w:rsidR="00E8025F">
              <w:rPr>
                <w:lang w:eastAsia="da-DK"/>
              </w:rPr>
              <w:t>.</w:t>
            </w:r>
          </w:p>
          <w:p w14:paraId="60F35AAA" w14:textId="77777777" w:rsidR="004460CC" w:rsidRDefault="00E8025F" w:rsidP="006618A6">
            <w:pPr>
              <w:rPr>
                <w:lang w:eastAsia="da-DK"/>
              </w:rPr>
            </w:pPr>
            <w:r>
              <w:rPr>
                <w:lang w:eastAsia="da-DK"/>
              </w:rPr>
              <w:t xml:space="preserve">Write to this characteristic also signals to the Server that the last segment has been </w:t>
            </w:r>
            <w:r w:rsidR="006618A6">
              <w:rPr>
                <w:lang w:eastAsia="da-DK"/>
              </w:rPr>
              <w:t>received</w:t>
            </w:r>
            <w:r>
              <w:rPr>
                <w:lang w:eastAsia="da-DK"/>
              </w:rPr>
              <w:t xml:space="preserve"> (it can start to process the FIFO).</w:t>
            </w:r>
          </w:p>
        </w:tc>
      </w:tr>
      <w:tr w:rsidR="004460CC" w14:paraId="466E9D18" w14:textId="77777777" w:rsidTr="00506B36">
        <w:tc>
          <w:tcPr>
            <w:tcW w:w="2463" w:type="dxa"/>
            <w:vMerge/>
            <w:tcBorders>
              <w:top w:val="nil"/>
              <w:left w:val="double" w:sz="4" w:space="0" w:color="auto"/>
              <w:bottom w:val="single" w:sz="8" w:space="0" w:color="auto"/>
              <w:right w:val="single" w:sz="8" w:space="0" w:color="auto"/>
            </w:tcBorders>
            <w:vAlign w:val="center"/>
            <w:hideMark/>
          </w:tcPr>
          <w:p w14:paraId="19E50DBA" w14:textId="77777777" w:rsidR="004460CC" w:rsidRDefault="004460CC" w:rsidP="00571B1D">
            <w:pPr>
              <w:rPr>
                <w:rFonts w:eastAsiaTheme="minorHAnsi"/>
                <w:lang w:eastAsia="da-DK"/>
              </w:rPr>
            </w:pPr>
          </w:p>
        </w:tc>
        <w:tc>
          <w:tcPr>
            <w:tcW w:w="777" w:type="dxa"/>
            <w:vMerge/>
            <w:tcBorders>
              <w:left w:val="nil"/>
              <w:bottom w:val="single" w:sz="8" w:space="0" w:color="auto"/>
              <w:right w:val="single" w:sz="4" w:space="0" w:color="auto"/>
            </w:tcBorders>
          </w:tcPr>
          <w:p w14:paraId="034C57E4" w14:textId="77777777" w:rsidR="004460CC" w:rsidRDefault="004460CC" w:rsidP="004460CC">
            <w:pPr>
              <w:jc w:val="center"/>
              <w:rPr>
                <w:rFonts w:eastAsiaTheme="minorHAnsi"/>
                <w:lang w:eastAsia="da-DK"/>
              </w:rPr>
            </w:pPr>
          </w:p>
        </w:tc>
        <w:tc>
          <w:tcPr>
            <w:tcW w:w="777" w:type="dxa"/>
            <w:vMerge/>
            <w:tcBorders>
              <w:top w:val="nil"/>
              <w:left w:val="single" w:sz="4" w:space="0" w:color="auto"/>
              <w:bottom w:val="single" w:sz="8" w:space="0" w:color="auto"/>
              <w:right w:val="single" w:sz="8" w:space="0" w:color="auto"/>
            </w:tcBorders>
            <w:vAlign w:val="center"/>
            <w:hideMark/>
          </w:tcPr>
          <w:p w14:paraId="22D4659A" w14:textId="77777777" w:rsidR="004460CC" w:rsidRDefault="004460CC" w:rsidP="00571B1D">
            <w:pPr>
              <w:rPr>
                <w:rFonts w:eastAsiaTheme="minorHAnsi"/>
                <w:lang w:eastAsia="da-DK"/>
              </w:rPr>
            </w:pP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494A7906" w14:textId="77777777" w:rsidR="004460CC" w:rsidRPr="00CB7832" w:rsidRDefault="004460CC" w:rsidP="00571B1D">
            <w:pPr>
              <w:rPr>
                <w:lang w:eastAsia="da-DK"/>
              </w:rPr>
            </w:pPr>
            <w:r>
              <w:rPr>
                <w:lang w:eastAsia="da-DK"/>
              </w:rPr>
              <w:t>0-19</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4911AEE0" w14:textId="77777777" w:rsidR="004460CC" w:rsidRPr="00CB7832" w:rsidRDefault="00861E35" w:rsidP="00861E35">
            <w:pPr>
              <w:rPr>
                <w:lang w:eastAsia="da-DK"/>
              </w:rPr>
            </w:pPr>
            <w:r>
              <w:rPr>
                <w:lang w:eastAsia="da-DK"/>
              </w:rPr>
              <w:t xml:space="preserve">Last payload segment of package. </w:t>
            </w:r>
          </w:p>
        </w:tc>
      </w:tr>
      <w:tr w:rsidR="004460CC" w14:paraId="02019804" w14:textId="77777777" w:rsidTr="00506B36">
        <w:tc>
          <w:tcPr>
            <w:tcW w:w="2463" w:type="dxa"/>
            <w:vMerge w:val="restart"/>
            <w:tcBorders>
              <w:top w:val="nil"/>
              <w:left w:val="double" w:sz="4" w:space="0" w:color="auto"/>
              <w:bottom w:val="single" w:sz="8" w:space="0" w:color="auto"/>
              <w:right w:val="single" w:sz="8" w:space="0" w:color="auto"/>
            </w:tcBorders>
            <w:tcMar>
              <w:top w:w="0" w:type="dxa"/>
              <w:left w:w="108" w:type="dxa"/>
              <w:bottom w:w="0" w:type="dxa"/>
              <w:right w:w="108" w:type="dxa"/>
            </w:tcMar>
            <w:hideMark/>
          </w:tcPr>
          <w:p w14:paraId="1C8D73C5" w14:textId="77777777" w:rsidR="004460CC" w:rsidRPr="00CB7832" w:rsidRDefault="004460CC" w:rsidP="00571B1D">
            <w:pPr>
              <w:rPr>
                <w:lang w:eastAsia="da-DK"/>
              </w:rPr>
            </w:pPr>
            <w:r w:rsidRPr="00CB7832">
              <w:rPr>
                <w:lang w:eastAsia="da-DK"/>
              </w:rPr>
              <w:t xml:space="preserve">Read Buffer </w:t>
            </w:r>
            <w:r w:rsidR="008C2DC3">
              <w:rPr>
                <w:lang w:eastAsia="da-DK"/>
              </w:rPr>
              <w:t>Segment</w:t>
            </w:r>
          </w:p>
        </w:tc>
        <w:tc>
          <w:tcPr>
            <w:tcW w:w="777" w:type="dxa"/>
            <w:vMerge w:val="restart"/>
            <w:tcBorders>
              <w:top w:val="nil"/>
              <w:left w:val="nil"/>
              <w:right w:val="single" w:sz="4" w:space="0" w:color="auto"/>
            </w:tcBorders>
          </w:tcPr>
          <w:p w14:paraId="799EFC11" w14:textId="77777777" w:rsidR="004460CC" w:rsidRPr="00CB7832" w:rsidRDefault="006542CE" w:rsidP="004460CC">
            <w:pPr>
              <w:jc w:val="center"/>
              <w:rPr>
                <w:lang w:eastAsia="da-DK"/>
              </w:rPr>
            </w:pPr>
            <w:r>
              <w:rPr>
                <w:lang w:eastAsia="da-DK"/>
              </w:rPr>
              <w:t>O</w:t>
            </w:r>
          </w:p>
        </w:tc>
        <w:tc>
          <w:tcPr>
            <w:tcW w:w="777" w:type="dxa"/>
            <w:vMerge w:val="restart"/>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63391E85" w14:textId="77777777" w:rsidR="004460CC" w:rsidRPr="00CB7832" w:rsidRDefault="004460CC" w:rsidP="00571B1D">
            <w:pPr>
              <w:rPr>
                <w:lang w:eastAsia="da-DK"/>
              </w:rPr>
            </w:pPr>
            <w:r w:rsidRPr="00CB7832">
              <w:rPr>
                <w:lang w:eastAsia="da-DK"/>
              </w:rPr>
              <w:t>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2154C862" w14:textId="77777777" w:rsidR="004460CC" w:rsidRPr="00CB7832" w:rsidRDefault="004460CC" w:rsidP="00571B1D">
            <w:pPr>
              <w:rPr>
                <w:lang w:eastAsia="da-DK"/>
              </w:rPr>
            </w:pPr>
            <w:r w:rsidRPr="00CB7832">
              <w:rPr>
                <w:lang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4C9818F0" w14:textId="77777777" w:rsidR="004460CC" w:rsidRDefault="004460CC" w:rsidP="006618A6">
            <w:pPr>
              <w:rPr>
                <w:lang w:eastAsia="da-DK"/>
              </w:rPr>
            </w:pPr>
            <w:proofErr w:type="gramStart"/>
            <w:r>
              <w:rPr>
                <w:lang w:eastAsia="da-DK"/>
              </w:rPr>
              <w:t>Similar to</w:t>
            </w:r>
            <w:proofErr w:type="gramEnd"/>
            <w:r>
              <w:rPr>
                <w:lang w:eastAsia="da-DK"/>
              </w:rPr>
              <w:t xml:space="preserve"> “Write Buffer </w:t>
            </w:r>
            <w:r w:rsidR="006618A6">
              <w:rPr>
                <w:lang w:eastAsia="da-DK"/>
              </w:rPr>
              <w:t>Segment</w:t>
            </w:r>
            <w:r>
              <w:rPr>
                <w:lang w:eastAsia="da-DK"/>
              </w:rPr>
              <w:t>”, except the direction of the data is inverted, i.e. “N” (Notification) instead of “C” (Write Command).</w:t>
            </w:r>
          </w:p>
        </w:tc>
      </w:tr>
      <w:tr w:rsidR="006618A6" w14:paraId="7EB226CF" w14:textId="77777777" w:rsidTr="006618A6">
        <w:trPr>
          <w:trHeight w:val="225"/>
        </w:trPr>
        <w:tc>
          <w:tcPr>
            <w:tcW w:w="2463" w:type="dxa"/>
            <w:vMerge/>
            <w:tcBorders>
              <w:top w:val="nil"/>
              <w:left w:val="double" w:sz="4" w:space="0" w:color="auto"/>
              <w:bottom w:val="single" w:sz="8" w:space="0" w:color="auto"/>
              <w:right w:val="single" w:sz="8" w:space="0" w:color="auto"/>
            </w:tcBorders>
            <w:vAlign w:val="center"/>
            <w:hideMark/>
          </w:tcPr>
          <w:p w14:paraId="1231895A" w14:textId="77777777" w:rsidR="006618A6" w:rsidRPr="00CB7832" w:rsidRDefault="006618A6" w:rsidP="00571B1D">
            <w:pPr>
              <w:rPr>
                <w:rFonts w:eastAsiaTheme="minorHAnsi"/>
                <w:lang w:eastAsia="da-DK"/>
              </w:rPr>
            </w:pPr>
          </w:p>
        </w:tc>
        <w:tc>
          <w:tcPr>
            <w:tcW w:w="777" w:type="dxa"/>
            <w:vMerge/>
            <w:tcBorders>
              <w:left w:val="nil"/>
              <w:bottom w:val="single" w:sz="4" w:space="0" w:color="auto"/>
              <w:right w:val="single" w:sz="4" w:space="0" w:color="auto"/>
            </w:tcBorders>
          </w:tcPr>
          <w:p w14:paraId="116F0882" w14:textId="77777777" w:rsidR="006618A6" w:rsidRPr="00CB7832" w:rsidRDefault="006618A6" w:rsidP="004460CC">
            <w:pPr>
              <w:jc w:val="center"/>
              <w:rPr>
                <w:rFonts w:eastAsiaTheme="minorHAnsi"/>
                <w:lang w:eastAsia="da-DK"/>
              </w:rPr>
            </w:pPr>
          </w:p>
        </w:tc>
        <w:tc>
          <w:tcPr>
            <w:tcW w:w="777" w:type="dxa"/>
            <w:vMerge/>
            <w:tcBorders>
              <w:top w:val="nil"/>
              <w:left w:val="single" w:sz="4" w:space="0" w:color="auto"/>
              <w:bottom w:val="single" w:sz="8" w:space="0" w:color="auto"/>
              <w:right w:val="single" w:sz="8" w:space="0" w:color="auto"/>
            </w:tcBorders>
            <w:vAlign w:val="center"/>
            <w:hideMark/>
          </w:tcPr>
          <w:p w14:paraId="6BA6204A" w14:textId="77777777" w:rsidR="006618A6" w:rsidRPr="00CB7832" w:rsidRDefault="006618A6" w:rsidP="00571B1D">
            <w:pPr>
              <w:rPr>
                <w:rFonts w:eastAsiaTheme="minorHAnsi"/>
                <w:lang w:eastAsia="da-DK"/>
              </w:rPr>
            </w:pPr>
          </w:p>
        </w:tc>
        <w:tc>
          <w:tcPr>
            <w:tcW w:w="850" w:type="dxa"/>
            <w:tcBorders>
              <w:top w:val="nil"/>
              <w:left w:val="nil"/>
              <w:bottom w:val="single" w:sz="4" w:space="0" w:color="auto"/>
              <w:right w:val="single" w:sz="8" w:space="0" w:color="auto"/>
            </w:tcBorders>
            <w:tcMar>
              <w:top w:w="0" w:type="dxa"/>
              <w:left w:w="108" w:type="dxa"/>
              <w:bottom w:w="0" w:type="dxa"/>
              <w:right w:w="108" w:type="dxa"/>
            </w:tcMar>
            <w:hideMark/>
          </w:tcPr>
          <w:p w14:paraId="5F31B882" w14:textId="77777777" w:rsidR="006618A6" w:rsidRDefault="006618A6" w:rsidP="006618A6">
            <w:pPr>
              <w:rPr>
                <w:lang w:eastAsia="da-DK"/>
              </w:rPr>
            </w:pPr>
            <w:r>
              <w:rPr>
                <w:lang w:eastAsia="da-DK"/>
              </w:rPr>
              <w:t>0-19</w:t>
            </w:r>
          </w:p>
        </w:tc>
        <w:tc>
          <w:tcPr>
            <w:tcW w:w="4697" w:type="dxa"/>
            <w:tcBorders>
              <w:top w:val="nil"/>
              <w:left w:val="nil"/>
              <w:bottom w:val="single" w:sz="4" w:space="0" w:color="auto"/>
              <w:right w:val="double" w:sz="4" w:space="0" w:color="auto"/>
            </w:tcBorders>
            <w:tcMar>
              <w:top w:w="0" w:type="dxa"/>
              <w:left w:w="108" w:type="dxa"/>
              <w:bottom w:w="0" w:type="dxa"/>
              <w:right w:w="108" w:type="dxa"/>
            </w:tcMar>
            <w:hideMark/>
          </w:tcPr>
          <w:p w14:paraId="1180365C" w14:textId="77777777" w:rsidR="006618A6" w:rsidRDefault="006618A6" w:rsidP="006618A6">
            <w:pPr>
              <w:rPr>
                <w:lang w:eastAsia="da-DK"/>
              </w:rPr>
            </w:pPr>
            <w:r>
              <w:rPr>
                <w:lang w:eastAsia="da-DK"/>
              </w:rPr>
              <w:t>See Write Buffer Segment</w:t>
            </w:r>
          </w:p>
        </w:tc>
      </w:tr>
      <w:tr w:rsidR="004460CC" w14:paraId="7B179880" w14:textId="77777777" w:rsidTr="006618A6">
        <w:tc>
          <w:tcPr>
            <w:tcW w:w="2463" w:type="dxa"/>
            <w:vMerge w:val="restart"/>
            <w:tcBorders>
              <w:top w:val="nil"/>
              <w:left w:val="double" w:sz="4" w:space="0" w:color="auto"/>
              <w:bottom w:val="single" w:sz="8" w:space="0" w:color="auto"/>
              <w:right w:val="single" w:sz="8" w:space="0" w:color="auto"/>
            </w:tcBorders>
            <w:tcMar>
              <w:top w:w="0" w:type="dxa"/>
              <w:left w:w="108" w:type="dxa"/>
              <w:bottom w:w="0" w:type="dxa"/>
              <w:right w:w="108" w:type="dxa"/>
            </w:tcMar>
            <w:hideMark/>
          </w:tcPr>
          <w:p w14:paraId="1387C6AB" w14:textId="77777777" w:rsidR="004460CC" w:rsidRDefault="00187FA8" w:rsidP="00571B1D">
            <w:pPr>
              <w:rPr>
                <w:lang w:eastAsia="da-DK"/>
              </w:rPr>
            </w:pPr>
            <w:r>
              <w:rPr>
                <w:lang w:eastAsia="da-DK"/>
              </w:rPr>
              <w:t>Read Buffer Last</w:t>
            </w:r>
          </w:p>
        </w:tc>
        <w:tc>
          <w:tcPr>
            <w:tcW w:w="777" w:type="dxa"/>
            <w:vMerge w:val="restart"/>
            <w:tcBorders>
              <w:top w:val="single" w:sz="4" w:space="0" w:color="auto"/>
              <w:left w:val="nil"/>
              <w:bottom w:val="single" w:sz="8" w:space="0" w:color="auto"/>
              <w:right w:val="single" w:sz="4" w:space="0" w:color="auto"/>
            </w:tcBorders>
          </w:tcPr>
          <w:p w14:paraId="5ADD3E26" w14:textId="77777777" w:rsidR="004460CC" w:rsidRDefault="006542CE" w:rsidP="004460CC">
            <w:pPr>
              <w:jc w:val="center"/>
              <w:rPr>
                <w:lang w:eastAsia="da-DK"/>
              </w:rPr>
            </w:pPr>
            <w:r>
              <w:rPr>
                <w:lang w:eastAsia="da-DK"/>
              </w:rPr>
              <w:t>O</w:t>
            </w:r>
          </w:p>
        </w:tc>
        <w:tc>
          <w:tcPr>
            <w:tcW w:w="777" w:type="dxa"/>
            <w:vMerge w:val="restart"/>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74A62233" w14:textId="77777777" w:rsidR="004460CC" w:rsidRDefault="004460CC" w:rsidP="00571B1D">
            <w:pPr>
              <w:rPr>
                <w:lang w:eastAsia="da-DK"/>
              </w:rPr>
            </w:pPr>
            <w:r>
              <w:rPr>
                <w:lang w:eastAsia="da-DK"/>
              </w:rPr>
              <w:t>N</w:t>
            </w:r>
          </w:p>
        </w:tc>
        <w:tc>
          <w:tcPr>
            <w:tcW w:w="850" w:type="dxa"/>
            <w:tcBorders>
              <w:top w:val="single" w:sz="4" w:space="0" w:color="auto"/>
              <w:left w:val="nil"/>
              <w:bottom w:val="single" w:sz="8" w:space="0" w:color="auto"/>
              <w:right w:val="single" w:sz="8" w:space="0" w:color="auto"/>
            </w:tcBorders>
            <w:tcMar>
              <w:top w:w="0" w:type="dxa"/>
              <w:left w:w="108" w:type="dxa"/>
              <w:bottom w:w="0" w:type="dxa"/>
              <w:right w:w="108" w:type="dxa"/>
            </w:tcMar>
            <w:hideMark/>
          </w:tcPr>
          <w:p w14:paraId="247AFC09" w14:textId="77777777" w:rsidR="004460CC" w:rsidRDefault="004460CC" w:rsidP="00571B1D">
            <w:pPr>
              <w:rPr>
                <w:lang w:eastAsia="da-DK"/>
              </w:rPr>
            </w:pPr>
            <w:r>
              <w:rPr>
                <w:lang w:eastAsia="da-DK"/>
              </w:rPr>
              <w:t>-----</w:t>
            </w:r>
          </w:p>
        </w:tc>
        <w:tc>
          <w:tcPr>
            <w:tcW w:w="4697" w:type="dxa"/>
            <w:tcBorders>
              <w:top w:val="single" w:sz="4" w:space="0" w:color="auto"/>
              <w:left w:val="nil"/>
              <w:bottom w:val="single" w:sz="8" w:space="0" w:color="auto"/>
              <w:right w:val="double" w:sz="4" w:space="0" w:color="auto"/>
            </w:tcBorders>
            <w:tcMar>
              <w:top w:w="0" w:type="dxa"/>
              <w:left w:w="108" w:type="dxa"/>
              <w:bottom w:w="0" w:type="dxa"/>
              <w:right w:w="108" w:type="dxa"/>
            </w:tcMar>
          </w:tcPr>
          <w:p w14:paraId="1D23A257" w14:textId="77777777" w:rsidR="004460CC" w:rsidRDefault="00E16509" w:rsidP="00571B1D">
            <w:pPr>
              <w:rPr>
                <w:lang w:eastAsia="da-DK"/>
              </w:rPr>
            </w:pPr>
            <w:proofErr w:type="gramStart"/>
            <w:r>
              <w:rPr>
                <w:lang w:eastAsia="da-DK"/>
              </w:rPr>
              <w:t>Similar to</w:t>
            </w:r>
            <w:proofErr w:type="gramEnd"/>
            <w:r>
              <w:rPr>
                <w:lang w:eastAsia="da-DK"/>
              </w:rPr>
              <w:t xml:space="preserve"> “Write Buffer Last</w:t>
            </w:r>
            <w:r w:rsidR="004460CC">
              <w:rPr>
                <w:lang w:eastAsia="da-DK"/>
              </w:rPr>
              <w:t>”, except the direction of the data is inverted, i.e. “N” (Notification) instead of “C” (Write Command).</w:t>
            </w:r>
          </w:p>
        </w:tc>
      </w:tr>
      <w:tr w:rsidR="004460CC" w14:paraId="3EF8D38C" w14:textId="77777777" w:rsidTr="00506B36">
        <w:tc>
          <w:tcPr>
            <w:tcW w:w="2463" w:type="dxa"/>
            <w:vMerge/>
            <w:tcBorders>
              <w:top w:val="nil"/>
              <w:left w:val="double" w:sz="4" w:space="0" w:color="auto"/>
              <w:bottom w:val="single" w:sz="8" w:space="0" w:color="auto"/>
              <w:right w:val="single" w:sz="8" w:space="0" w:color="auto"/>
            </w:tcBorders>
            <w:vAlign w:val="center"/>
            <w:hideMark/>
          </w:tcPr>
          <w:p w14:paraId="53426FD8" w14:textId="77777777" w:rsidR="004460CC" w:rsidRDefault="004460CC" w:rsidP="00571B1D">
            <w:pPr>
              <w:rPr>
                <w:rFonts w:eastAsiaTheme="minorHAnsi"/>
                <w:lang w:eastAsia="da-DK"/>
              </w:rPr>
            </w:pPr>
          </w:p>
        </w:tc>
        <w:tc>
          <w:tcPr>
            <w:tcW w:w="777" w:type="dxa"/>
            <w:vMerge/>
            <w:tcBorders>
              <w:left w:val="nil"/>
              <w:bottom w:val="single" w:sz="8" w:space="0" w:color="auto"/>
              <w:right w:val="single" w:sz="4" w:space="0" w:color="auto"/>
            </w:tcBorders>
          </w:tcPr>
          <w:p w14:paraId="36C9895C" w14:textId="77777777" w:rsidR="004460CC" w:rsidRDefault="004460CC" w:rsidP="004460CC">
            <w:pPr>
              <w:jc w:val="center"/>
              <w:rPr>
                <w:rFonts w:eastAsiaTheme="minorHAnsi"/>
                <w:lang w:eastAsia="da-DK"/>
              </w:rPr>
            </w:pPr>
          </w:p>
        </w:tc>
        <w:tc>
          <w:tcPr>
            <w:tcW w:w="777" w:type="dxa"/>
            <w:vMerge/>
            <w:tcBorders>
              <w:top w:val="nil"/>
              <w:left w:val="single" w:sz="4" w:space="0" w:color="auto"/>
              <w:bottom w:val="single" w:sz="8" w:space="0" w:color="auto"/>
              <w:right w:val="single" w:sz="8" w:space="0" w:color="auto"/>
            </w:tcBorders>
            <w:vAlign w:val="center"/>
            <w:hideMark/>
          </w:tcPr>
          <w:p w14:paraId="6CA76ABB" w14:textId="77777777" w:rsidR="004460CC" w:rsidRDefault="004460CC" w:rsidP="00571B1D">
            <w:pPr>
              <w:rPr>
                <w:rFonts w:eastAsiaTheme="minorHAnsi"/>
                <w:lang w:eastAsia="da-DK"/>
              </w:rPr>
            </w:pP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6DB67FBE" w14:textId="77777777" w:rsidR="004460CC" w:rsidRDefault="004460CC" w:rsidP="00571B1D">
            <w:pPr>
              <w:rPr>
                <w:lang w:eastAsia="da-DK"/>
              </w:rPr>
            </w:pPr>
            <w:r>
              <w:rPr>
                <w:lang w:eastAsia="da-DK"/>
              </w:rPr>
              <w:t>0-19</w:t>
            </w:r>
          </w:p>
        </w:tc>
        <w:tc>
          <w:tcPr>
            <w:tcW w:w="4697" w:type="dxa"/>
            <w:tcBorders>
              <w:top w:val="nil"/>
              <w:left w:val="nil"/>
              <w:bottom w:val="single" w:sz="8" w:space="0" w:color="auto"/>
              <w:right w:val="double" w:sz="4" w:space="0" w:color="auto"/>
            </w:tcBorders>
            <w:tcMar>
              <w:top w:w="0" w:type="dxa"/>
              <w:left w:w="108" w:type="dxa"/>
              <w:bottom w:w="0" w:type="dxa"/>
              <w:right w:w="108" w:type="dxa"/>
            </w:tcMar>
            <w:hideMark/>
          </w:tcPr>
          <w:p w14:paraId="0D4F86F3" w14:textId="77777777" w:rsidR="004460CC" w:rsidRDefault="00E16509" w:rsidP="00571B1D">
            <w:pPr>
              <w:rPr>
                <w:lang w:eastAsia="da-DK"/>
              </w:rPr>
            </w:pPr>
            <w:r>
              <w:rPr>
                <w:lang w:eastAsia="da-DK"/>
              </w:rPr>
              <w:t>See “Write Buffer Last</w:t>
            </w:r>
            <w:r w:rsidR="004460CC">
              <w:rPr>
                <w:lang w:eastAsia="da-DK"/>
              </w:rPr>
              <w:t>”.</w:t>
            </w:r>
          </w:p>
        </w:tc>
      </w:tr>
      <w:tr w:rsidR="004460CC" w14:paraId="22AB1E5D" w14:textId="77777777" w:rsidTr="00506B36">
        <w:tc>
          <w:tcPr>
            <w:tcW w:w="2463" w:type="dxa"/>
            <w:vMerge w:val="restart"/>
            <w:tcBorders>
              <w:top w:val="nil"/>
              <w:left w:val="double" w:sz="4" w:space="0" w:color="auto"/>
              <w:bottom w:val="single" w:sz="8" w:space="0" w:color="auto"/>
              <w:right w:val="single" w:sz="8" w:space="0" w:color="auto"/>
            </w:tcBorders>
            <w:tcMar>
              <w:top w:w="0" w:type="dxa"/>
              <w:left w:w="108" w:type="dxa"/>
              <w:bottom w:w="0" w:type="dxa"/>
              <w:right w:w="108" w:type="dxa"/>
            </w:tcMar>
            <w:hideMark/>
          </w:tcPr>
          <w:p w14:paraId="6AD86F55" w14:textId="77777777" w:rsidR="004460CC" w:rsidRDefault="004460CC" w:rsidP="002208F9">
            <w:pPr>
              <w:rPr>
                <w:lang w:eastAsia="da-DK"/>
              </w:rPr>
            </w:pPr>
            <w:r>
              <w:rPr>
                <w:lang w:eastAsia="da-DK"/>
              </w:rPr>
              <w:t xml:space="preserve">Client </w:t>
            </w:r>
            <w:r w:rsidR="002208F9">
              <w:rPr>
                <w:lang w:eastAsia="da-DK"/>
              </w:rPr>
              <w:t>Control</w:t>
            </w:r>
          </w:p>
        </w:tc>
        <w:tc>
          <w:tcPr>
            <w:tcW w:w="777" w:type="dxa"/>
            <w:vMerge w:val="restart"/>
            <w:tcBorders>
              <w:top w:val="nil"/>
              <w:left w:val="nil"/>
              <w:right w:val="single" w:sz="4" w:space="0" w:color="auto"/>
            </w:tcBorders>
          </w:tcPr>
          <w:p w14:paraId="0C34090B" w14:textId="77777777" w:rsidR="004460CC" w:rsidRDefault="004460CC" w:rsidP="004460CC">
            <w:pPr>
              <w:jc w:val="center"/>
              <w:rPr>
                <w:lang w:eastAsia="da-DK"/>
              </w:rPr>
            </w:pPr>
            <w:r>
              <w:rPr>
                <w:lang w:eastAsia="da-DK"/>
              </w:rPr>
              <w:t>M</w:t>
            </w:r>
          </w:p>
        </w:tc>
        <w:tc>
          <w:tcPr>
            <w:tcW w:w="777" w:type="dxa"/>
            <w:vMerge w:val="restart"/>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434B9388" w14:textId="77777777" w:rsidR="004460CC" w:rsidRPr="00D62ED0" w:rsidRDefault="004460CC" w:rsidP="00296B38">
            <w:pPr>
              <w:rPr>
                <w:lang w:eastAsia="da-DK"/>
              </w:rPr>
            </w:pPr>
            <w:r>
              <w:rPr>
                <w:lang w:eastAsia="da-DK"/>
              </w:rPr>
              <w:t>C</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4567AC83" w14:textId="77777777" w:rsidR="004460CC" w:rsidRPr="00D62ED0" w:rsidRDefault="004460CC" w:rsidP="00296B38">
            <w:pPr>
              <w:rPr>
                <w:lang w:eastAsia="da-DK"/>
              </w:rPr>
            </w:pPr>
            <w:r w:rsidRPr="00D62ED0">
              <w:rPr>
                <w:lang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tcPr>
          <w:p w14:paraId="3551EAD8" w14:textId="77777777" w:rsidR="004460CC" w:rsidRDefault="002208F9" w:rsidP="00296B38">
            <w:pPr>
              <w:rPr>
                <w:lang w:eastAsia="da-DK"/>
              </w:rPr>
            </w:pPr>
            <w:r>
              <w:rPr>
                <w:lang w:eastAsia="da-DK"/>
              </w:rPr>
              <w:t>Client Control</w:t>
            </w:r>
          </w:p>
        </w:tc>
      </w:tr>
      <w:tr w:rsidR="004460CC" w14:paraId="17BAF05A" w14:textId="77777777" w:rsidTr="00506B36">
        <w:tc>
          <w:tcPr>
            <w:tcW w:w="2463" w:type="dxa"/>
            <w:vMerge/>
            <w:tcBorders>
              <w:top w:val="nil"/>
              <w:left w:val="double" w:sz="4" w:space="0" w:color="auto"/>
              <w:bottom w:val="single" w:sz="8" w:space="0" w:color="auto"/>
              <w:right w:val="single" w:sz="8" w:space="0" w:color="auto"/>
            </w:tcBorders>
            <w:vAlign w:val="center"/>
            <w:hideMark/>
          </w:tcPr>
          <w:p w14:paraId="19B88A9D" w14:textId="77777777" w:rsidR="004460CC" w:rsidRDefault="004460CC" w:rsidP="00296B38">
            <w:pPr>
              <w:rPr>
                <w:rFonts w:eastAsiaTheme="minorHAnsi"/>
                <w:lang w:eastAsia="da-DK"/>
              </w:rPr>
            </w:pPr>
          </w:p>
        </w:tc>
        <w:tc>
          <w:tcPr>
            <w:tcW w:w="777" w:type="dxa"/>
            <w:vMerge/>
            <w:tcBorders>
              <w:left w:val="nil"/>
              <w:bottom w:val="single" w:sz="8" w:space="0" w:color="auto"/>
              <w:right w:val="single" w:sz="4" w:space="0" w:color="auto"/>
            </w:tcBorders>
          </w:tcPr>
          <w:p w14:paraId="57AA5EAF" w14:textId="77777777" w:rsidR="004460CC" w:rsidRPr="00D62ED0" w:rsidRDefault="004460CC" w:rsidP="004460CC">
            <w:pPr>
              <w:jc w:val="center"/>
              <w:rPr>
                <w:rFonts w:eastAsiaTheme="minorHAnsi"/>
                <w:lang w:eastAsia="da-DK"/>
              </w:rPr>
            </w:pPr>
          </w:p>
        </w:tc>
        <w:tc>
          <w:tcPr>
            <w:tcW w:w="777" w:type="dxa"/>
            <w:vMerge/>
            <w:tcBorders>
              <w:top w:val="nil"/>
              <w:left w:val="single" w:sz="4" w:space="0" w:color="auto"/>
              <w:bottom w:val="single" w:sz="8" w:space="0" w:color="auto"/>
              <w:right w:val="single" w:sz="8" w:space="0" w:color="auto"/>
            </w:tcBorders>
            <w:vAlign w:val="center"/>
            <w:hideMark/>
          </w:tcPr>
          <w:p w14:paraId="3DFF3B83" w14:textId="77777777" w:rsidR="004460CC" w:rsidRPr="00D62ED0" w:rsidRDefault="004460CC" w:rsidP="00296B38">
            <w:pPr>
              <w:rPr>
                <w:rFonts w:eastAsiaTheme="minorHAnsi"/>
                <w:lang w:eastAsia="da-DK"/>
              </w:rPr>
            </w:pP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039AE590" w14:textId="77777777" w:rsidR="004460CC" w:rsidRPr="00D62ED0" w:rsidRDefault="004460CC" w:rsidP="00296B38">
            <w:pPr>
              <w:rPr>
                <w:lang w:eastAsia="da-DK"/>
              </w:rPr>
            </w:pPr>
            <w:r>
              <w:rPr>
                <w:lang w:eastAsia="da-DK"/>
              </w:rPr>
              <w:t>0-</w:t>
            </w:r>
            <w:r w:rsidR="002208F9">
              <w:rPr>
                <w:lang w:eastAsia="da-DK"/>
              </w:rPr>
              <w:t>19</w:t>
            </w:r>
          </w:p>
        </w:tc>
        <w:tc>
          <w:tcPr>
            <w:tcW w:w="4697" w:type="dxa"/>
            <w:tcBorders>
              <w:top w:val="nil"/>
              <w:left w:val="nil"/>
              <w:bottom w:val="single" w:sz="8" w:space="0" w:color="auto"/>
              <w:right w:val="double" w:sz="4" w:space="0" w:color="auto"/>
            </w:tcBorders>
            <w:tcMar>
              <w:top w:w="0" w:type="dxa"/>
              <w:left w:w="108" w:type="dxa"/>
              <w:bottom w:w="0" w:type="dxa"/>
              <w:right w:w="108" w:type="dxa"/>
            </w:tcMar>
          </w:tcPr>
          <w:p w14:paraId="68657809" w14:textId="77777777" w:rsidR="004460CC" w:rsidRPr="00D62ED0" w:rsidRDefault="00F47213" w:rsidP="00296B38">
            <w:pPr>
              <w:rPr>
                <w:lang w:eastAsia="da-DK"/>
              </w:rPr>
            </w:pPr>
            <w:r>
              <w:rPr>
                <w:lang w:eastAsia="da-DK"/>
              </w:rPr>
              <w:t>Payload bytes 0-19</w:t>
            </w:r>
          </w:p>
        </w:tc>
      </w:tr>
      <w:tr w:rsidR="004460CC" w14:paraId="11854B27" w14:textId="77777777" w:rsidTr="00506B36">
        <w:tc>
          <w:tcPr>
            <w:tcW w:w="2463" w:type="dxa"/>
            <w:vMerge w:val="restart"/>
            <w:tcBorders>
              <w:top w:val="nil"/>
              <w:left w:val="double" w:sz="4" w:space="0" w:color="auto"/>
              <w:bottom w:val="single" w:sz="8" w:space="0" w:color="auto"/>
              <w:right w:val="single" w:sz="8" w:space="0" w:color="auto"/>
            </w:tcBorders>
            <w:tcMar>
              <w:top w:w="0" w:type="dxa"/>
              <w:left w:w="108" w:type="dxa"/>
              <w:bottom w:w="0" w:type="dxa"/>
              <w:right w:w="108" w:type="dxa"/>
            </w:tcMar>
            <w:hideMark/>
          </w:tcPr>
          <w:p w14:paraId="79A36291" w14:textId="77777777" w:rsidR="004460CC" w:rsidRDefault="004460CC" w:rsidP="001B1E24">
            <w:pPr>
              <w:rPr>
                <w:lang w:eastAsia="da-DK"/>
              </w:rPr>
            </w:pPr>
            <w:r>
              <w:rPr>
                <w:lang w:eastAsia="da-DK"/>
              </w:rPr>
              <w:t xml:space="preserve">Server </w:t>
            </w:r>
            <w:r w:rsidR="002208F9">
              <w:rPr>
                <w:lang w:eastAsia="da-DK"/>
              </w:rPr>
              <w:t xml:space="preserve">State and </w:t>
            </w:r>
            <w:r>
              <w:rPr>
                <w:lang w:eastAsia="da-DK"/>
              </w:rPr>
              <w:t>Status</w:t>
            </w:r>
          </w:p>
        </w:tc>
        <w:tc>
          <w:tcPr>
            <w:tcW w:w="777" w:type="dxa"/>
            <w:vMerge w:val="restart"/>
            <w:tcBorders>
              <w:top w:val="nil"/>
              <w:left w:val="nil"/>
              <w:right w:val="single" w:sz="4" w:space="0" w:color="auto"/>
            </w:tcBorders>
          </w:tcPr>
          <w:p w14:paraId="0C094585" w14:textId="77777777" w:rsidR="004460CC" w:rsidRDefault="004460CC" w:rsidP="004460CC">
            <w:pPr>
              <w:jc w:val="center"/>
              <w:rPr>
                <w:lang w:eastAsia="da-DK"/>
              </w:rPr>
            </w:pPr>
            <w:r>
              <w:rPr>
                <w:lang w:eastAsia="da-DK"/>
              </w:rPr>
              <w:t>M</w:t>
            </w:r>
          </w:p>
        </w:tc>
        <w:tc>
          <w:tcPr>
            <w:tcW w:w="777" w:type="dxa"/>
            <w:vMerge w:val="restart"/>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5ABCC812" w14:textId="77777777" w:rsidR="004460CC" w:rsidRPr="00D62ED0" w:rsidRDefault="004460CC" w:rsidP="00571B1D">
            <w:pPr>
              <w:rPr>
                <w:lang w:eastAsia="da-DK"/>
              </w:rPr>
            </w:pPr>
            <w:r>
              <w:rPr>
                <w:lang w:eastAsia="da-DK"/>
              </w:rPr>
              <w:t>N</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14:paraId="175442B1" w14:textId="77777777" w:rsidR="004460CC" w:rsidRPr="00D62ED0" w:rsidRDefault="004460CC" w:rsidP="00571B1D">
            <w:pPr>
              <w:rPr>
                <w:lang w:eastAsia="da-DK"/>
              </w:rPr>
            </w:pPr>
            <w:r w:rsidRPr="00D62ED0">
              <w:rPr>
                <w:lang w:eastAsia="da-DK"/>
              </w:rPr>
              <w:t>-----</w:t>
            </w:r>
          </w:p>
        </w:tc>
        <w:tc>
          <w:tcPr>
            <w:tcW w:w="4697" w:type="dxa"/>
            <w:tcBorders>
              <w:top w:val="nil"/>
              <w:left w:val="nil"/>
              <w:bottom w:val="single" w:sz="8" w:space="0" w:color="auto"/>
              <w:right w:val="double" w:sz="4" w:space="0" w:color="auto"/>
            </w:tcBorders>
            <w:tcMar>
              <w:top w:w="0" w:type="dxa"/>
              <w:left w:w="108" w:type="dxa"/>
              <w:bottom w:w="0" w:type="dxa"/>
              <w:right w:w="108" w:type="dxa"/>
            </w:tcMar>
          </w:tcPr>
          <w:p w14:paraId="168F4636" w14:textId="77777777" w:rsidR="004460CC" w:rsidRDefault="004460CC" w:rsidP="00655984">
            <w:pPr>
              <w:rPr>
                <w:lang w:eastAsia="da-DK"/>
              </w:rPr>
            </w:pPr>
            <w:r>
              <w:rPr>
                <w:lang w:eastAsia="da-DK"/>
              </w:rPr>
              <w:t xml:space="preserve">Server </w:t>
            </w:r>
            <w:r w:rsidR="002208F9">
              <w:rPr>
                <w:lang w:eastAsia="da-DK"/>
              </w:rPr>
              <w:t xml:space="preserve">State and </w:t>
            </w:r>
            <w:r>
              <w:rPr>
                <w:lang w:eastAsia="da-DK"/>
              </w:rPr>
              <w:t>Status reporting</w:t>
            </w:r>
          </w:p>
        </w:tc>
      </w:tr>
      <w:tr w:rsidR="004460CC" w14:paraId="483A00D0" w14:textId="77777777" w:rsidTr="00506B36">
        <w:tc>
          <w:tcPr>
            <w:tcW w:w="2463" w:type="dxa"/>
            <w:vMerge/>
            <w:tcBorders>
              <w:top w:val="nil"/>
              <w:left w:val="double" w:sz="4" w:space="0" w:color="auto"/>
              <w:bottom w:val="double" w:sz="4" w:space="0" w:color="auto"/>
              <w:right w:val="single" w:sz="8" w:space="0" w:color="auto"/>
            </w:tcBorders>
            <w:vAlign w:val="center"/>
            <w:hideMark/>
          </w:tcPr>
          <w:p w14:paraId="41A0E039" w14:textId="77777777" w:rsidR="004460CC" w:rsidRDefault="004460CC" w:rsidP="00571B1D">
            <w:pPr>
              <w:rPr>
                <w:rFonts w:eastAsiaTheme="minorHAnsi"/>
                <w:lang w:eastAsia="da-DK"/>
              </w:rPr>
            </w:pPr>
          </w:p>
        </w:tc>
        <w:tc>
          <w:tcPr>
            <w:tcW w:w="777" w:type="dxa"/>
            <w:vMerge/>
            <w:tcBorders>
              <w:left w:val="nil"/>
              <w:bottom w:val="double" w:sz="4" w:space="0" w:color="auto"/>
              <w:right w:val="single" w:sz="4" w:space="0" w:color="auto"/>
            </w:tcBorders>
          </w:tcPr>
          <w:p w14:paraId="53C6C85E" w14:textId="77777777" w:rsidR="004460CC" w:rsidRPr="00D62ED0" w:rsidRDefault="004460CC" w:rsidP="004460CC">
            <w:pPr>
              <w:jc w:val="center"/>
              <w:rPr>
                <w:rFonts w:eastAsiaTheme="minorHAnsi"/>
                <w:lang w:eastAsia="da-DK"/>
              </w:rPr>
            </w:pPr>
          </w:p>
        </w:tc>
        <w:tc>
          <w:tcPr>
            <w:tcW w:w="777" w:type="dxa"/>
            <w:vMerge/>
            <w:tcBorders>
              <w:top w:val="nil"/>
              <w:left w:val="single" w:sz="4" w:space="0" w:color="auto"/>
              <w:bottom w:val="double" w:sz="4" w:space="0" w:color="auto"/>
              <w:right w:val="single" w:sz="8" w:space="0" w:color="auto"/>
            </w:tcBorders>
            <w:vAlign w:val="center"/>
            <w:hideMark/>
          </w:tcPr>
          <w:p w14:paraId="0C0199F0" w14:textId="77777777" w:rsidR="004460CC" w:rsidRPr="00D62ED0" w:rsidRDefault="004460CC" w:rsidP="00571B1D">
            <w:pPr>
              <w:rPr>
                <w:rFonts w:eastAsiaTheme="minorHAnsi"/>
                <w:lang w:eastAsia="da-DK"/>
              </w:rPr>
            </w:pPr>
          </w:p>
        </w:tc>
        <w:tc>
          <w:tcPr>
            <w:tcW w:w="850" w:type="dxa"/>
            <w:tcBorders>
              <w:top w:val="nil"/>
              <w:left w:val="nil"/>
              <w:bottom w:val="double" w:sz="4" w:space="0" w:color="auto"/>
              <w:right w:val="single" w:sz="8" w:space="0" w:color="auto"/>
            </w:tcBorders>
            <w:tcMar>
              <w:top w:w="0" w:type="dxa"/>
              <w:left w:w="108" w:type="dxa"/>
              <w:bottom w:w="0" w:type="dxa"/>
              <w:right w:w="108" w:type="dxa"/>
            </w:tcMar>
            <w:hideMark/>
          </w:tcPr>
          <w:p w14:paraId="347B5338" w14:textId="77777777" w:rsidR="004460CC" w:rsidRPr="00D62ED0" w:rsidRDefault="004460CC" w:rsidP="00571B1D">
            <w:pPr>
              <w:rPr>
                <w:lang w:eastAsia="da-DK"/>
              </w:rPr>
            </w:pPr>
            <w:r>
              <w:rPr>
                <w:lang w:eastAsia="da-DK"/>
              </w:rPr>
              <w:t>0-</w:t>
            </w:r>
            <w:r w:rsidR="002208F9">
              <w:rPr>
                <w:lang w:eastAsia="da-DK"/>
              </w:rPr>
              <w:t>19</w:t>
            </w:r>
          </w:p>
        </w:tc>
        <w:tc>
          <w:tcPr>
            <w:tcW w:w="4697" w:type="dxa"/>
            <w:tcBorders>
              <w:top w:val="nil"/>
              <w:left w:val="nil"/>
              <w:bottom w:val="double" w:sz="4" w:space="0" w:color="auto"/>
              <w:right w:val="double" w:sz="4" w:space="0" w:color="auto"/>
            </w:tcBorders>
            <w:tcMar>
              <w:top w:w="0" w:type="dxa"/>
              <w:left w:w="108" w:type="dxa"/>
              <w:bottom w:w="0" w:type="dxa"/>
              <w:right w:w="108" w:type="dxa"/>
            </w:tcMar>
          </w:tcPr>
          <w:p w14:paraId="7A346CAC" w14:textId="77777777" w:rsidR="004460CC" w:rsidRPr="00D62ED0" w:rsidRDefault="00F47213" w:rsidP="00571B1D">
            <w:pPr>
              <w:rPr>
                <w:lang w:eastAsia="da-DK"/>
              </w:rPr>
            </w:pPr>
            <w:r>
              <w:rPr>
                <w:lang w:eastAsia="da-DK"/>
              </w:rPr>
              <w:t>Payload bytes 0-19</w:t>
            </w:r>
          </w:p>
        </w:tc>
      </w:tr>
    </w:tbl>
    <w:p w14:paraId="743E0EFD" w14:textId="77777777" w:rsidR="00571B1D" w:rsidRDefault="00571B1D" w:rsidP="00571B1D">
      <w:pPr>
        <w:ind w:left="589"/>
        <w:rPr>
          <w:i/>
          <w:iCs/>
          <w:sz w:val="20"/>
        </w:rPr>
      </w:pPr>
      <w:r>
        <w:rPr>
          <w:i/>
          <w:iCs/>
          <w:sz w:val="20"/>
        </w:rPr>
        <w:t>Note: GATT payload is max 20 bytes in BLE 4.</w:t>
      </w:r>
      <w:r w:rsidR="00D73F67">
        <w:rPr>
          <w:i/>
          <w:iCs/>
          <w:sz w:val="20"/>
        </w:rPr>
        <w:t>1</w:t>
      </w:r>
      <w:r>
        <w:rPr>
          <w:i/>
          <w:iCs/>
          <w:sz w:val="20"/>
        </w:rPr>
        <w:t xml:space="preserve"> if sent in a single LL packet.</w:t>
      </w:r>
    </w:p>
    <w:p w14:paraId="0BD2018A" w14:textId="77777777" w:rsidR="004460CC" w:rsidRDefault="004460CC" w:rsidP="00571B1D">
      <w:pPr>
        <w:ind w:left="589"/>
        <w:rPr>
          <w:rFonts w:ascii="Calibri" w:eastAsiaTheme="minorHAnsi" w:hAnsi="Calibri" w:cs="Calibri"/>
          <w:i/>
          <w:iCs/>
          <w:szCs w:val="22"/>
        </w:rPr>
      </w:pPr>
      <w:r>
        <w:rPr>
          <w:i/>
          <w:iCs/>
          <w:sz w:val="20"/>
        </w:rPr>
        <w:t>M: Mandatory Characteristic, O: Optional Characteristic</w:t>
      </w:r>
    </w:p>
    <w:p w14:paraId="1291C7E7" w14:textId="77777777" w:rsidR="00F9222D" w:rsidRDefault="00F9222D" w:rsidP="00CF0956">
      <w:pPr>
        <w:keepNext/>
      </w:pPr>
    </w:p>
    <w:p w14:paraId="7DAEA84E" w14:textId="77777777" w:rsidR="00B87288" w:rsidRDefault="00F9222D" w:rsidP="00CF0956">
      <w:pPr>
        <w:keepNext/>
      </w:pPr>
      <w:r>
        <w:t>All characteristics are control point</w:t>
      </w:r>
      <w:r w:rsidR="006844A5">
        <w:t xml:space="preserve"> characteristics (The services use the value written immediately, and the server does not have any need to store that value after it has been consumed).</w:t>
      </w:r>
    </w:p>
    <w:p w14:paraId="5FC4F874" w14:textId="77777777" w:rsidR="00D1062B" w:rsidRDefault="00D1062B" w:rsidP="00CF0956">
      <w:pPr>
        <w:keepNext/>
      </w:pPr>
    </w:p>
    <w:p w14:paraId="5D4AAAFA" w14:textId="56942084" w:rsidR="00D1062B" w:rsidRDefault="00D1062B" w:rsidP="00CF0956">
      <w:pPr>
        <w:keepNext/>
      </w:pPr>
      <w:r w:rsidRPr="00D1062B">
        <w:t>This protocol</w:t>
      </w:r>
      <w:ins w:id="17" w:author="Author">
        <w:r w:rsidR="004A471D">
          <w:t xml:space="preserve"> </w:t>
        </w:r>
        <w:bookmarkStart w:id="18" w:name="_Hlk205215565"/>
        <w:r w:rsidR="004A471D">
          <w:t>(0.8 onwards)</w:t>
        </w:r>
      </w:ins>
      <w:r w:rsidRPr="00D1062B">
        <w:t xml:space="preserve"> </w:t>
      </w:r>
      <w:bookmarkEnd w:id="18"/>
      <w:r w:rsidRPr="00D1062B">
        <w:t>supports control via mobile app and LLM through an MCP interface, with extensions for multi-device connectivity.</w:t>
      </w:r>
    </w:p>
    <w:p w14:paraId="69B50EB9" w14:textId="77777777" w:rsidR="00D1062B" w:rsidRDefault="00D1062B" w:rsidP="00CF0956">
      <w:pPr>
        <w:keepNext/>
      </w:pPr>
    </w:p>
    <w:p w14:paraId="31A0A092" w14:textId="1B3BCA39" w:rsidR="00D1062B" w:rsidRDefault="00D1062B" w:rsidP="00CF0956">
      <w:pPr>
        <w:keepNext/>
      </w:pPr>
      <w:r w:rsidRPr="00D1062B">
        <w:t>Interoperability: Ensure backward compatibility</w:t>
      </w:r>
      <w:ins w:id="19" w:author="Author">
        <w:r w:rsidR="004A471D">
          <w:t xml:space="preserve"> (0.8 onwards)</w:t>
        </w:r>
        <w:r w:rsidR="004A471D" w:rsidRPr="00D1062B">
          <w:t xml:space="preserve"> </w:t>
        </w:r>
      </w:ins>
      <w:r w:rsidRPr="00D1062B">
        <w:t>—new commands should default to "unsupported" error if not implemented.</w:t>
      </w:r>
    </w:p>
    <w:p w14:paraId="307BABCD" w14:textId="77777777" w:rsidR="006844A5" w:rsidRDefault="006844A5" w:rsidP="00CF0956">
      <w:pPr>
        <w:keepNext/>
      </w:pPr>
    </w:p>
    <w:p w14:paraId="137AADDE" w14:textId="0A00310D" w:rsidR="006844A5" w:rsidRDefault="006844A5" w:rsidP="00CF0956">
      <w:pPr>
        <w:keepNext/>
      </w:pPr>
      <w:r>
        <w:t>The payload transport</w:t>
      </w:r>
      <w:r w:rsidR="00A6308C">
        <w:t>ed by the characteristics are Vibe Datagrams detailed in Section</w:t>
      </w:r>
      <w:r>
        <w:t xml:space="preserve"> </w:t>
      </w:r>
      <w:r w:rsidR="00B54659">
        <w:fldChar w:fldCharType="begin"/>
      </w:r>
      <w:r w:rsidR="00B54659">
        <w:instrText xml:space="preserve"> REF _Ref408880380 \r \h </w:instrText>
      </w:r>
      <w:r w:rsidR="00B54659">
        <w:fldChar w:fldCharType="separate"/>
      </w:r>
      <w:r w:rsidR="00F2458C">
        <w:t>3.1</w:t>
      </w:r>
      <w:r w:rsidR="00B54659">
        <w:fldChar w:fldCharType="end"/>
      </w:r>
      <w:r w:rsidR="00B54659">
        <w:t>.</w:t>
      </w:r>
    </w:p>
    <w:p w14:paraId="646CE1AE" w14:textId="77777777" w:rsidR="004737DB" w:rsidRDefault="004737DB" w:rsidP="00CF0956">
      <w:pPr>
        <w:keepNext/>
      </w:pPr>
    </w:p>
    <w:p w14:paraId="401ACDB7" w14:textId="77777777" w:rsidR="004737DB" w:rsidRDefault="004737DB" w:rsidP="00CF0956">
      <w:pPr>
        <w:keepNext/>
      </w:pPr>
    </w:p>
    <w:p w14:paraId="5F52C8D5" w14:textId="77777777" w:rsidR="000A17C7" w:rsidRDefault="000A17C7" w:rsidP="000A17C7">
      <w:pPr>
        <w:pStyle w:val="Heading2"/>
      </w:pPr>
      <w:bookmarkStart w:id="20" w:name="_Toc471073837"/>
      <w:r>
        <w:t>Service and Characteristic UUIDs</w:t>
      </w:r>
      <w:bookmarkEnd w:id="20"/>
    </w:p>
    <w:p w14:paraId="05EF8E0A" w14:textId="2BC84165" w:rsidR="000A17C7" w:rsidRDefault="000A17C7" w:rsidP="000A17C7">
      <w:pPr>
        <w:pStyle w:val="BodyText"/>
      </w:pPr>
      <w:r>
        <w:t xml:space="preserve">The UUIDs for this service and its characteristics are listed below. They are 128-bit version-4 (random) UUIDs according to </w:t>
      </w:r>
      <w:r>
        <w:fldChar w:fldCharType="begin"/>
      </w:r>
      <w:r>
        <w:instrText xml:space="preserve"> REF _Ref401586291 \r \h </w:instrText>
      </w:r>
      <w:r>
        <w:fldChar w:fldCharType="separate"/>
      </w:r>
      <w:r w:rsidR="00F2458C">
        <w:t>[1]</w:t>
      </w:r>
      <w:r>
        <w:fldChar w:fldCharType="end"/>
      </w:r>
      <w:r>
        <w:t>.</w:t>
      </w:r>
    </w:p>
    <w:p w14:paraId="5228D65F" w14:textId="59D229CC" w:rsidR="000A17C7" w:rsidRDefault="000A17C7" w:rsidP="000A17C7">
      <w:pPr>
        <w:pStyle w:val="BodyText"/>
      </w:pPr>
      <w:r>
        <w:t xml:space="preserve">Vibe Service Common Base UUID: </w:t>
      </w:r>
      <w:bookmarkStart w:id="21" w:name="_Hlk204679764"/>
      <w:r>
        <w:t>0000xxxx</w:t>
      </w:r>
      <w:r w:rsidRPr="009807FF">
        <w:t>-1313-</w:t>
      </w:r>
      <w:bookmarkStart w:id="22" w:name="_Hlk205058140"/>
      <w:r w:rsidRPr="009807FF">
        <w:t>7</w:t>
      </w:r>
      <w:r>
        <w:t>1</w:t>
      </w:r>
      <w:ins w:id="23" w:author="Author">
        <w:r w:rsidR="001D4F73">
          <w:t>be</w:t>
        </w:r>
      </w:ins>
      <w:del w:id="24" w:author="Author">
        <w:r w:rsidDel="001D4F73">
          <w:delText>BE</w:delText>
        </w:r>
      </w:del>
      <w:r>
        <w:t>-1221</w:t>
      </w:r>
      <w:r w:rsidRPr="009807FF">
        <w:t>-785</w:t>
      </w:r>
      <w:ins w:id="25" w:author="Author">
        <w:r w:rsidR="001D4F73">
          <w:t>df</w:t>
        </w:r>
      </w:ins>
      <w:del w:id="26" w:author="Author">
        <w:r w:rsidRPr="009807FF" w:rsidDel="001D4F73">
          <w:delText>DF</w:delText>
        </w:r>
      </w:del>
      <w:ins w:id="27" w:author="Author">
        <w:r w:rsidR="001D4F73">
          <w:t>ea</w:t>
        </w:r>
      </w:ins>
      <w:del w:id="28" w:author="Author">
        <w:r w:rsidRPr="009807FF" w:rsidDel="001D4F73">
          <w:delText>EA</w:delText>
        </w:r>
      </w:del>
      <w:ins w:id="29" w:author="Author">
        <w:r w:rsidR="001D4F73">
          <w:t>bc</w:t>
        </w:r>
      </w:ins>
      <w:del w:id="30" w:author="Author">
        <w:r w:rsidRPr="009807FF" w:rsidDel="001D4F73">
          <w:delText>BC</w:delText>
        </w:r>
      </w:del>
      <w:r w:rsidRPr="009807FF">
        <w:t>321</w:t>
      </w:r>
      <w:bookmarkEnd w:id="21"/>
      <w:bookmarkEnd w:id="22"/>
    </w:p>
    <w:p w14:paraId="03B4D1F5" w14:textId="77777777" w:rsidR="000A17C7" w:rsidRDefault="000A17C7" w:rsidP="000A17C7">
      <w:pPr>
        <w:pStyle w:val="BodyText"/>
      </w:pPr>
    </w:p>
    <w:tbl>
      <w:tblPr>
        <w:tblStyle w:val="TableGrid"/>
        <w:tblW w:w="0" w:type="auto"/>
        <w:tblLook w:val="04A0" w:firstRow="1" w:lastRow="0" w:firstColumn="1" w:lastColumn="0" w:noHBand="0" w:noVBand="1"/>
      </w:tblPr>
      <w:tblGrid>
        <w:gridCol w:w="4794"/>
        <w:gridCol w:w="4833"/>
      </w:tblGrid>
      <w:tr w:rsidR="000A17C7" w:rsidRPr="00D56C94" w14:paraId="033FAAE0" w14:textId="77777777" w:rsidTr="00A54D6E">
        <w:tc>
          <w:tcPr>
            <w:tcW w:w="4926" w:type="dxa"/>
            <w:shd w:val="clear" w:color="auto" w:fill="B8CCE4" w:themeFill="accent1" w:themeFillTint="66"/>
          </w:tcPr>
          <w:p w14:paraId="4AE75681" w14:textId="77777777" w:rsidR="000A17C7" w:rsidRPr="00412949" w:rsidRDefault="000A17C7" w:rsidP="00A54D6E">
            <w:pPr>
              <w:pStyle w:val="BodyText"/>
              <w:rPr>
                <w:b/>
              </w:rPr>
            </w:pPr>
            <w:r w:rsidRPr="00412949">
              <w:rPr>
                <w:b/>
              </w:rPr>
              <w:t>Service</w:t>
            </w:r>
          </w:p>
        </w:tc>
        <w:tc>
          <w:tcPr>
            <w:tcW w:w="4927" w:type="dxa"/>
            <w:shd w:val="clear" w:color="auto" w:fill="B8CCE4" w:themeFill="accent1" w:themeFillTint="66"/>
          </w:tcPr>
          <w:p w14:paraId="27EE7D0A" w14:textId="77777777" w:rsidR="000A17C7" w:rsidRPr="00412949" w:rsidRDefault="000A17C7" w:rsidP="00A54D6E">
            <w:pPr>
              <w:pStyle w:val="BodyText"/>
              <w:rPr>
                <w:b/>
              </w:rPr>
            </w:pPr>
            <w:r w:rsidRPr="00412949">
              <w:rPr>
                <w:b/>
              </w:rPr>
              <w:t>UUID</w:t>
            </w:r>
          </w:p>
        </w:tc>
      </w:tr>
      <w:tr w:rsidR="000A17C7" w14:paraId="1D2EF719" w14:textId="77777777" w:rsidTr="00A54D6E">
        <w:tc>
          <w:tcPr>
            <w:tcW w:w="4926" w:type="dxa"/>
          </w:tcPr>
          <w:p w14:paraId="3C8AF65E" w14:textId="77777777" w:rsidR="000A17C7" w:rsidRDefault="000A17C7" w:rsidP="00A54D6E">
            <w:pPr>
              <w:pStyle w:val="BodyText"/>
            </w:pPr>
            <w:r>
              <w:t>Vibe Service</w:t>
            </w:r>
          </w:p>
        </w:tc>
        <w:tc>
          <w:tcPr>
            <w:tcW w:w="4927" w:type="dxa"/>
          </w:tcPr>
          <w:p w14:paraId="3A1A4752" w14:textId="336FC2A9" w:rsidR="000A17C7" w:rsidRDefault="000A17C7" w:rsidP="00A54D6E">
            <w:pPr>
              <w:pStyle w:val="BodyText"/>
            </w:pPr>
            <w:r>
              <w:t>0000122</w:t>
            </w:r>
            <w:r w:rsidRPr="009807FF">
              <w:t>1-1313-</w:t>
            </w:r>
            <w:ins w:id="31" w:author="Author">
              <w:r w:rsidR="001D4F73" w:rsidRPr="009807FF">
                <w:t>7</w:t>
              </w:r>
              <w:r w:rsidR="001D4F73">
                <w:t>1be-1221</w:t>
              </w:r>
              <w:r w:rsidR="001D4F73" w:rsidRPr="009807FF">
                <w:t>-785</w:t>
              </w:r>
              <w:r w:rsidR="001D4F73">
                <w:t>dfeabc</w:t>
              </w:r>
              <w:r w:rsidR="001D4F73" w:rsidRPr="009807FF">
                <w:t>321</w:t>
              </w:r>
            </w:ins>
            <w:del w:id="32" w:author="Author">
              <w:r w:rsidRPr="009807FF" w:rsidDel="001D4F73">
                <w:delText>7</w:delText>
              </w:r>
              <w:r w:rsidDel="001D4F73">
                <w:delText>1BE-122</w:delText>
              </w:r>
              <w:r w:rsidRPr="009807FF" w:rsidDel="001D4F73">
                <w:delText>1-785DFEABC321</w:delText>
              </w:r>
            </w:del>
          </w:p>
        </w:tc>
      </w:tr>
    </w:tbl>
    <w:p w14:paraId="2DCA398C" w14:textId="77777777" w:rsidR="000A17C7" w:rsidRDefault="000A17C7" w:rsidP="000A17C7">
      <w:pPr>
        <w:pStyle w:val="BodyText"/>
      </w:pPr>
    </w:p>
    <w:tbl>
      <w:tblPr>
        <w:tblStyle w:val="TableGrid"/>
        <w:tblW w:w="0" w:type="auto"/>
        <w:tblLook w:val="04A0" w:firstRow="1" w:lastRow="0" w:firstColumn="1" w:lastColumn="0" w:noHBand="0" w:noVBand="1"/>
      </w:tblPr>
      <w:tblGrid>
        <w:gridCol w:w="4810"/>
        <w:gridCol w:w="4817"/>
      </w:tblGrid>
      <w:tr w:rsidR="000A17C7" w:rsidRPr="00D56C94" w14:paraId="7F46F7D5" w14:textId="77777777" w:rsidTr="00A54D6E">
        <w:tc>
          <w:tcPr>
            <w:tcW w:w="4810" w:type="dxa"/>
            <w:shd w:val="clear" w:color="auto" w:fill="B8CCE4" w:themeFill="accent1" w:themeFillTint="66"/>
          </w:tcPr>
          <w:p w14:paraId="420E83EE" w14:textId="77777777" w:rsidR="000A17C7" w:rsidRPr="00412949" w:rsidRDefault="000A17C7" w:rsidP="00A54D6E">
            <w:pPr>
              <w:pStyle w:val="BodyText"/>
              <w:rPr>
                <w:b/>
              </w:rPr>
            </w:pPr>
            <w:r w:rsidRPr="00412949">
              <w:rPr>
                <w:b/>
              </w:rPr>
              <w:t>Characteristic</w:t>
            </w:r>
          </w:p>
        </w:tc>
        <w:tc>
          <w:tcPr>
            <w:tcW w:w="4817" w:type="dxa"/>
            <w:shd w:val="clear" w:color="auto" w:fill="B8CCE4" w:themeFill="accent1" w:themeFillTint="66"/>
          </w:tcPr>
          <w:p w14:paraId="41E813A8" w14:textId="77777777" w:rsidR="000A17C7" w:rsidRPr="00412949" w:rsidRDefault="000A17C7" w:rsidP="00A54D6E">
            <w:pPr>
              <w:pStyle w:val="BodyText"/>
              <w:rPr>
                <w:b/>
              </w:rPr>
            </w:pPr>
            <w:r w:rsidRPr="00412949">
              <w:rPr>
                <w:b/>
              </w:rPr>
              <w:t>UUID</w:t>
            </w:r>
          </w:p>
        </w:tc>
      </w:tr>
      <w:tr w:rsidR="000A17C7" w14:paraId="75DBA3CB" w14:textId="77777777" w:rsidTr="00A54D6E">
        <w:tc>
          <w:tcPr>
            <w:tcW w:w="4810" w:type="dxa"/>
          </w:tcPr>
          <w:p w14:paraId="609EA47B" w14:textId="77777777" w:rsidR="000A17C7" w:rsidRDefault="000A17C7" w:rsidP="00A54D6E">
            <w:pPr>
              <w:pStyle w:val="BodyText"/>
            </w:pPr>
            <w:r>
              <w:rPr>
                <w:lang w:val="da-DK" w:eastAsia="da-DK"/>
              </w:rPr>
              <w:t>Version</w:t>
            </w:r>
          </w:p>
        </w:tc>
        <w:tc>
          <w:tcPr>
            <w:tcW w:w="4817" w:type="dxa"/>
            <w:vAlign w:val="bottom"/>
          </w:tcPr>
          <w:p w14:paraId="4118F77F" w14:textId="085BDBAE" w:rsidR="000A17C7" w:rsidRDefault="000A17C7" w:rsidP="00A54D6E">
            <w:pPr>
              <w:pStyle w:val="BodyText"/>
            </w:pPr>
            <w:r>
              <w:t>00001222</w:t>
            </w:r>
            <w:r w:rsidRPr="009807FF">
              <w:t>-1313-</w:t>
            </w:r>
            <w:ins w:id="33" w:author="Author">
              <w:r w:rsidR="001D4F73" w:rsidRPr="009807FF">
                <w:t>7</w:t>
              </w:r>
              <w:r w:rsidR="001D4F73">
                <w:t>1be-1221</w:t>
              </w:r>
              <w:r w:rsidR="001D4F73" w:rsidRPr="009807FF">
                <w:t>-785</w:t>
              </w:r>
              <w:r w:rsidR="001D4F73">
                <w:t>dfeabc</w:t>
              </w:r>
              <w:r w:rsidR="001D4F73" w:rsidRPr="009807FF">
                <w:t>321</w:t>
              </w:r>
            </w:ins>
            <w:del w:id="34" w:author="Author">
              <w:r w:rsidRPr="009807FF" w:rsidDel="001D4F73">
                <w:delText>71BE-1221-785DFEABC321</w:delText>
              </w:r>
            </w:del>
          </w:p>
        </w:tc>
      </w:tr>
      <w:tr w:rsidR="000A17C7" w14:paraId="7C4BFECD" w14:textId="77777777" w:rsidTr="00A54D6E">
        <w:tc>
          <w:tcPr>
            <w:tcW w:w="4810" w:type="dxa"/>
          </w:tcPr>
          <w:p w14:paraId="062788BA" w14:textId="77777777" w:rsidR="000A17C7" w:rsidRDefault="000A17C7" w:rsidP="00A54D6E">
            <w:pPr>
              <w:pStyle w:val="BodyText"/>
            </w:pPr>
            <w:r w:rsidRPr="00A54EE7">
              <w:rPr>
                <w:lang w:eastAsia="da-DK"/>
              </w:rPr>
              <w:t>Client Challenge or Response (CC/CR)</w:t>
            </w:r>
          </w:p>
        </w:tc>
        <w:tc>
          <w:tcPr>
            <w:tcW w:w="4817" w:type="dxa"/>
            <w:vAlign w:val="bottom"/>
          </w:tcPr>
          <w:p w14:paraId="35B5034A" w14:textId="3CCC9B4C" w:rsidR="000A17C7" w:rsidRDefault="000A17C7" w:rsidP="00A54D6E">
            <w:pPr>
              <w:pStyle w:val="BodyText"/>
            </w:pPr>
            <w:r>
              <w:t>00001223</w:t>
            </w:r>
            <w:r w:rsidRPr="009807FF">
              <w:t>-1313-</w:t>
            </w:r>
            <w:ins w:id="35" w:author="Author">
              <w:r w:rsidR="001D4F73" w:rsidRPr="009807FF">
                <w:t>7</w:t>
              </w:r>
              <w:r w:rsidR="001D4F73">
                <w:t>1be-1221</w:t>
              </w:r>
              <w:r w:rsidR="001D4F73" w:rsidRPr="009807FF">
                <w:t>-785</w:t>
              </w:r>
              <w:r w:rsidR="001D4F73">
                <w:t>dfeabc</w:t>
              </w:r>
              <w:r w:rsidR="001D4F73" w:rsidRPr="009807FF">
                <w:t>321</w:t>
              </w:r>
            </w:ins>
            <w:del w:id="36" w:author="Author">
              <w:r w:rsidRPr="009807FF" w:rsidDel="001D4F73">
                <w:delText>71BE-1221-785DFEABC321</w:delText>
              </w:r>
            </w:del>
          </w:p>
        </w:tc>
      </w:tr>
      <w:tr w:rsidR="000A17C7" w14:paraId="2AB681F5" w14:textId="77777777" w:rsidTr="00A54D6E">
        <w:tc>
          <w:tcPr>
            <w:tcW w:w="4810" w:type="dxa"/>
          </w:tcPr>
          <w:p w14:paraId="0A7B0546" w14:textId="77777777" w:rsidR="000A17C7" w:rsidRDefault="000A17C7" w:rsidP="00A54D6E">
            <w:pPr>
              <w:pStyle w:val="BodyText"/>
            </w:pPr>
            <w:r w:rsidRPr="00A54EE7">
              <w:rPr>
                <w:lang w:eastAsia="da-DK"/>
              </w:rPr>
              <w:t>Server Response or Challenge (SR/SC)</w:t>
            </w:r>
          </w:p>
        </w:tc>
        <w:tc>
          <w:tcPr>
            <w:tcW w:w="4817" w:type="dxa"/>
            <w:vAlign w:val="bottom"/>
          </w:tcPr>
          <w:p w14:paraId="2C85F937" w14:textId="2992C5B0" w:rsidR="000A17C7" w:rsidRDefault="000A17C7" w:rsidP="00A54D6E">
            <w:pPr>
              <w:pStyle w:val="BodyText"/>
            </w:pPr>
            <w:r>
              <w:t>00001224</w:t>
            </w:r>
            <w:r w:rsidRPr="009807FF">
              <w:t>-1313-</w:t>
            </w:r>
            <w:ins w:id="37" w:author="Author">
              <w:r w:rsidR="001D4F73" w:rsidRPr="009807FF">
                <w:t>7</w:t>
              </w:r>
              <w:r w:rsidR="001D4F73">
                <w:t>1be-1221</w:t>
              </w:r>
              <w:r w:rsidR="001D4F73" w:rsidRPr="009807FF">
                <w:t>-785</w:t>
              </w:r>
              <w:r w:rsidR="001D4F73">
                <w:t>dfeabc</w:t>
              </w:r>
              <w:r w:rsidR="001D4F73" w:rsidRPr="009807FF">
                <w:t>321</w:t>
              </w:r>
            </w:ins>
            <w:del w:id="38" w:author="Author">
              <w:r w:rsidRPr="009807FF" w:rsidDel="001D4F73">
                <w:delText>71BE-1221-785DFEABC321</w:delText>
              </w:r>
            </w:del>
          </w:p>
        </w:tc>
      </w:tr>
      <w:tr w:rsidR="000A17C7" w:rsidRPr="00412949" w14:paraId="549E9E4D" w14:textId="77777777" w:rsidTr="00A54D6E">
        <w:tc>
          <w:tcPr>
            <w:tcW w:w="4810" w:type="dxa"/>
          </w:tcPr>
          <w:p w14:paraId="36A458B7" w14:textId="77777777" w:rsidR="000A17C7" w:rsidRPr="00C9356E" w:rsidRDefault="000A17C7" w:rsidP="006618A6">
            <w:pPr>
              <w:rPr>
                <w:lang w:val="da-DK" w:eastAsia="da-DK"/>
              </w:rPr>
            </w:pPr>
            <w:r>
              <w:rPr>
                <w:lang w:val="da-DK" w:eastAsia="da-DK"/>
              </w:rPr>
              <w:t xml:space="preserve">Write Buffer </w:t>
            </w:r>
            <w:r w:rsidR="006618A6">
              <w:rPr>
                <w:lang w:val="da-DK" w:eastAsia="da-DK"/>
              </w:rPr>
              <w:t>Segment</w:t>
            </w:r>
          </w:p>
        </w:tc>
        <w:tc>
          <w:tcPr>
            <w:tcW w:w="4817" w:type="dxa"/>
            <w:vAlign w:val="bottom"/>
          </w:tcPr>
          <w:p w14:paraId="59EC2D9C" w14:textId="32E84B20" w:rsidR="000A17C7" w:rsidRPr="00544609" w:rsidRDefault="000A17C7" w:rsidP="00A54D6E">
            <w:pPr>
              <w:pStyle w:val="BodyText"/>
            </w:pPr>
            <w:r>
              <w:t>00001225</w:t>
            </w:r>
            <w:r w:rsidRPr="009807FF">
              <w:t>-1313-</w:t>
            </w:r>
            <w:ins w:id="39" w:author="Author">
              <w:r w:rsidR="001D4F73" w:rsidRPr="009807FF">
                <w:t>7</w:t>
              </w:r>
              <w:r w:rsidR="001D4F73">
                <w:t>1be-1221</w:t>
              </w:r>
              <w:r w:rsidR="001D4F73" w:rsidRPr="009807FF">
                <w:t>-785</w:t>
              </w:r>
              <w:r w:rsidR="001D4F73">
                <w:t>dfeabc</w:t>
              </w:r>
              <w:r w:rsidR="001D4F73" w:rsidRPr="009807FF">
                <w:t>321</w:t>
              </w:r>
            </w:ins>
            <w:del w:id="40" w:author="Author">
              <w:r w:rsidRPr="009807FF" w:rsidDel="001D4F73">
                <w:delText>71BE-1221-785DFEABC321</w:delText>
              </w:r>
            </w:del>
          </w:p>
        </w:tc>
      </w:tr>
      <w:tr w:rsidR="000A17C7" w14:paraId="746A925B" w14:textId="77777777" w:rsidTr="00A54D6E">
        <w:tc>
          <w:tcPr>
            <w:tcW w:w="4810" w:type="dxa"/>
            <w:vAlign w:val="center"/>
          </w:tcPr>
          <w:p w14:paraId="642BC7A3" w14:textId="77777777" w:rsidR="000A17C7" w:rsidRPr="00194AAE" w:rsidRDefault="00E16509" w:rsidP="00A54D6E">
            <w:pPr>
              <w:rPr>
                <w:rFonts w:ascii="Calibri" w:eastAsiaTheme="minorHAnsi" w:hAnsi="Calibri" w:cs="Calibri"/>
                <w:szCs w:val="22"/>
                <w:lang w:eastAsia="da-DK"/>
              </w:rPr>
            </w:pPr>
            <w:r>
              <w:rPr>
                <w:lang w:eastAsia="da-DK"/>
              </w:rPr>
              <w:t>Write Buffer Last</w:t>
            </w:r>
          </w:p>
        </w:tc>
        <w:tc>
          <w:tcPr>
            <w:tcW w:w="4817" w:type="dxa"/>
            <w:vAlign w:val="bottom"/>
          </w:tcPr>
          <w:p w14:paraId="7E96A5FB" w14:textId="35AEEA2D" w:rsidR="000A17C7" w:rsidRDefault="000A17C7" w:rsidP="00A54D6E">
            <w:pPr>
              <w:pStyle w:val="BodyText"/>
            </w:pPr>
            <w:r>
              <w:t>00001226</w:t>
            </w:r>
            <w:r w:rsidRPr="009807FF">
              <w:t>-1313-</w:t>
            </w:r>
            <w:ins w:id="41" w:author="Author">
              <w:r w:rsidR="001D4F73" w:rsidRPr="009807FF">
                <w:t>7</w:t>
              </w:r>
              <w:r w:rsidR="001D4F73">
                <w:t>1be-1221</w:t>
              </w:r>
              <w:r w:rsidR="001D4F73" w:rsidRPr="009807FF">
                <w:t>-785</w:t>
              </w:r>
              <w:r w:rsidR="001D4F73">
                <w:t>dfeabc</w:t>
              </w:r>
              <w:r w:rsidR="001D4F73" w:rsidRPr="009807FF">
                <w:t>321</w:t>
              </w:r>
            </w:ins>
            <w:del w:id="42" w:author="Author">
              <w:r w:rsidRPr="009807FF" w:rsidDel="001D4F73">
                <w:delText>71BE-1221-785DFEABC321</w:delText>
              </w:r>
            </w:del>
          </w:p>
        </w:tc>
      </w:tr>
      <w:tr w:rsidR="000A17C7" w14:paraId="09E7D628" w14:textId="77777777" w:rsidTr="00A54D6E">
        <w:tc>
          <w:tcPr>
            <w:tcW w:w="4810" w:type="dxa"/>
            <w:vAlign w:val="center"/>
          </w:tcPr>
          <w:p w14:paraId="377D96C9" w14:textId="77777777" w:rsidR="000A17C7" w:rsidRPr="00194AAE" w:rsidRDefault="000A17C7" w:rsidP="00A54D6E">
            <w:pPr>
              <w:rPr>
                <w:rFonts w:ascii="Calibri" w:eastAsiaTheme="minorHAnsi" w:hAnsi="Calibri" w:cs="Calibri"/>
                <w:szCs w:val="22"/>
                <w:lang w:eastAsia="da-DK"/>
              </w:rPr>
            </w:pPr>
            <w:r w:rsidRPr="00CB7832">
              <w:rPr>
                <w:lang w:eastAsia="da-DK"/>
              </w:rPr>
              <w:t xml:space="preserve">Read Buffer </w:t>
            </w:r>
            <w:r w:rsidR="008C2DC3">
              <w:rPr>
                <w:lang w:eastAsia="da-DK"/>
              </w:rPr>
              <w:t>Segment</w:t>
            </w:r>
          </w:p>
        </w:tc>
        <w:tc>
          <w:tcPr>
            <w:tcW w:w="4817" w:type="dxa"/>
            <w:vAlign w:val="bottom"/>
          </w:tcPr>
          <w:p w14:paraId="680E5BE2" w14:textId="04BFA20B" w:rsidR="000A17C7" w:rsidRDefault="000A17C7" w:rsidP="00A54D6E">
            <w:pPr>
              <w:pStyle w:val="BodyText"/>
            </w:pPr>
            <w:r>
              <w:t>00001227</w:t>
            </w:r>
            <w:r w:rsidRPr="009807FF">
              <w:t>-1313-</w:t>
            </w:r>
            <w:ins w:id="43" w:author="Author">
              <w:r w:rsidR="001D4F73" w:rsidRPr="009807FF">
                <w:t>7</w:t>
              </w:r>
              <w:r w:rsidR="001D4F73">
                <w:t>1be-1221</w:t>
              </w:r>
              <w:r w:rsidR="001D4F73" w:rsidRPr="009807FF">
                <w:t>-785</w:t>
              </w:r>
              <w:r w:rsidR="001D4F73">
                <w:t>dfeabc</w:t>
              </w:r>
              <w:r w:rsidR="001D4F73" w:rsidRPr="009807FF">
                <w:t>321</w:t>
              </w:r>
            </w:ins>
            <w:del w:id="44" w:author="Author">
              <w:r w:rsidRPr="009807FF" w:rsidDel="001D4F73">
                <w:delText>71BE-1221-785DFEABC321</w:delText>
              </w:r>
            </w:del>
          </w:p>
        </w:tc>
      </w:tr>
      <w:tr w:rsidR="000A17C7" w14:paraId="7D46FF77" w14:textId="77777777" w:rsidTr="00A54D6E">
        <w:tc>
          <w:tcPr>
            <w:tcW w:w="4810" w:type="dxa"/>
          </w:tcPr>
          <w:p w14:paraId="1E0F62F9" w14:textId="77777777" w:rsidR="000A17C7" w:rsidRDefault="00187FA8" w:rsidP="00A54D6E">
            <w:pPr>
              <w:rPr>
                <w:lang w:eastAsia="da-DK"/>
              </w:rPr>
            </w:pPr>
            <w:r>
              <w:rPr>
                <w:lang w:eastAsia="da-DK"/>
              </w:rPr>
              <w:t>Read Buffer Last</w:t>
            </w:r>
          </w:p>
        </w:tc>
        <w:tc>
          <w:tcPr>
            <w:tcW w:w="4817" w:type="dxa"/>
            <w:vAlign w:val="bottom"/>
          </w:tcPr>
          <w:p w14:paraId="4F54A4E7" w14:textId="464BECD9" w:rsidR="000A17C7" w:rsidRDefault="000A17C7" w:rsidP="00A54D6E">
            <w:pPr>
              <w:pStyle w:val="BodyText"/>
            </w:pPr>
            <w:r>
              <w:t>00001228</w:t>
            </w:r>
            <w:r w:rsidRPr="009807FF">
              <w:t>-1313-</w:t>
            </w:r>
            <w:ins w:id="45" w:author="Author">
              <w:r w:rsidR="001D4F73" w:rsidRPr="009807FF">
                <w:t>7</w:t>
              </w:r>
              <w:r w:rsidR="001D4F73">
                <w:t>1be-1221</w:t>
              </w:r>
              <w:r w:rsidR="001D4F73" w:rsidRPr="009807FF">
                <w:t>-785</w:t>
              </w:r>
              <w:r w:rsidR="001D4F73">
                <w:t>dfeabc</w:t>
              </w:r>
              <w:r w:rsidR="001D4F73" w:rsidRPr="009807FF">
                <w:t>321</w:t>
              </w:r>
            </w:ins>
            <w:del w:id="46" w:author="Author">
              <w:r w:rsidRPr="009807FF" w:rsidDel="001D4F73">
                <w:delText>71BE-1221-785DFEABC321</w:delText>
              </w:r>
            </w:del>
          </w:p>
        </w:tc>
      </w:tr>
      <w:tr w:rsidR="000A17C7" w14:paraId="75C864E0" w14:textId="77777777" w:rsidTr="00A54D6E">
        <w:tc>
          <w:tcPr>
            <w:tcW w:w="4810" w:type="dxa"/>
            <w:vAlign w:val="center"/>
          </w:tcPr>
          <w:p w14:paraId="27C3785C" w14:textId="77777777" w:rsidR="000A17C7" w:rsidRDefault="000A17C7" w:rsidP="00A54D6E">
            <w:pPr>
              <w:rPr>
                <w:rFonts w:eastAsiaTheme="minorHAnsi"/>
                <w:lang w:eastAsia="da-DK"/>
              </w:rPr>
            </w:pPr>
            <w:r>
              <w:rPr>
                <w:lang w:eastAsia="da-DK"/>
              </w:rPr>
              <w:t>Client Command</w:t>
            </w:r>
          </w:p>
        </w:tc>
        <w:tc>
          <w:tcPr>
            <w:tcW w:w="4817" w:type="dxa"/>
            <w:vAlign w:val="bottom"/>
          </w:tcPr>
          <w:p w14:paraId="10ED2C47" w14:textId="20525550" w:rsidR="000A17C7" w:rsidRDefault="000A17C7" w:rsidP="00A54D6E">
            <w:pPr>
              <w:pStyle w:val="BodyText"/>
            </w:pPr>
            <w:r>
              <w:t>00001229</w:t>
            </w:r>
            <w:r w:rsidRPr="009807FF">
              <w:t>-1313-</w:t>
            </w:r>
            <w:ins w:id="47" w:author="Author">
              <w:r w:rsidR="001D4F73" w:rsidRPr="009807FF">
                <w:t>7</w:t>
              </w:r>
              <w:r w:rsidR="001D4F73">
                <w:t>1be-1221</w:t>
              </w:r>
              <w:r w:rsidR="001D4F73" w:rsidRPr="009807FF">
                <w:t>-785</w:t>
              </w:r>
              <w:r w:rsidR="001D4F73">
                <w:t>dfeabc</w:t>
              </w:r>
              <w:r w:rsidR="001D4F73" w:rsidRPr="009807FF">
                <w:t>321</w:t>
              </w:r>
            </w:ins>
            <w:del w:id="48" w:author="Author">
              <w:r w:rsidRPr="009807FF" w:rsidDel="001D4F73">
                <w:delText>71BE-1221-785DFEABC321</w:delText>
              </w:r>
            </w:del>
          </w:p>
        </w:tc>
      </w:tr>
      <w:tr w:rsidR="000A17C7" w14:paraId="09144379" w14:textId="77777777" w:rsidTr="00A54D6E">
        <w:tc>
          <w:tcPr>
            <w:tcW w:w="4810" w:type="dxa"/>
          </w:tcPr>
          <w:p w14:paraId="23D2D159" w14:textId="77777777" w:rsidR="000A17C7" w:rsidRPr="00CB7832" w:rsidRDefault="000A17C7" w:rsidP="00A54D6E">
            <w:pPr>
              <w:rPr>
                <w:lang w:eastAsia="da-DK"/>
              </w:rPr>
            </w:pPr>
            <w:r>
              <w:rPr>
                <w:lang w:eastAsia="da-DK"/>
              </w:rPr>
              <w:t>Server State and Status</w:t>
            </w:r>
          </w:p>
        </w:tc>
        <w:tc>
          <w:tcPr>
            <w:tcW w:w="4817" w:type="dxa"/>
            <w:vAlign w:val="bottom"/>
          </w:tcPr>
          <w:p w14:paraId="69B6136E" w14:textId="7F5D119E" w:rsidR="000A17C7" w:rsidRDefault="000A17C7" w:rsidP="00A54D6E">
            <w:pPr>
              <w:pStyle w:val="BodyText"/>
            </w:pPr>
            <w:r>
              <w:t>00001230</w:t>
            </w:r>
            <w:r w:rsidRPr="009807FF">
              <w:t>-1313-</w:t>
            </w:r>
            <w:ins w:id="49" w:author="Author">
              <w:r w:rsidR="001D4F73" w:rsidRPr="009807FF">
                <w:t>7</w:t>
              </w:r>
              <w:r w:rsidR="001D4F73">
                <w:t>1be-1221</w:t>
              </w:r>
              <w:r w:rsidR="001D4F73" w:rsidRPr="009807FF">
                <w:t>-785</w:t>
              </w:r>
              <w:r w:rsidR="001D4F73">
                <w:t>dfeabc</w:t>
              </w:r>
              <w:r w:rsidR="001D4F73" w:rsidRPr="009807FF">
                <w:t>321</w:t>
              </w:r>
            </w:ins>
            <w:del w:id="50" w:author="Author">
              <w:r w:rsidRPr="009807FF" w:rsidDel="001D4F73">
                <w:delText>71BE-1221-785DFEABC321</w:delText>
              </w:r>
            </w:del>
          </w:p>
        </w:tc>
      </w:tr>
    </w:tbl>
    <w:p w14:paraId="696D2AA2" w14:textId="77777777" w:rsidR="000A17C7" w:rsidRDefault="000A17C7" w:rsidP="000A17C7">
      <w:pPr>
        <w:pStyle w:val="BodyText"/>
      </w:pPr>
    </w:p>
    <w:p w14:paraId="1C09731A" w14:textId="77777777" w:rsidR="00C56754" w:rsidRDefault="00C56754" w:rsidP="00CF0956">
      <w:pPr>
        <w:keepNext/>
      </w:pPr>
    </w:p>
    <w:p w14:paraId="319175A7" w14:textId="77777777" w:rsidR="00C56754" w:rsidRDefault="00C56754" w:rsidP="00CF0956">
      <w:pPr>
        <w:keepNext/>
      </w:pPr>
    </w:p>
    <w:p w14:paraId="345B4CE7" w14:textId="77777777" w:rsidR="00C56754" w:rsidRDefault="00C56754" w:rsidP="00CF0956">
      <w:pPr>
        <w:keepNext/>
      </w:pPr>
    </w:p>
    <w:p w14:paraId="2DA20D77" w14:textId="77777777" w:rsidR="00C56754" w:rsidRDefault="00C56754" w:rsidP="00CF0956">
      <w:pPr>
        <w:keepNext/>
      </w:pPr>
    </w:p>
    <w:p w14:paraId="3CEB5603" w14:textId="77777777" w:rsidR="00C56754" w:rsidRDefault="00C56754" w:rsidP="00CF0956">
      <w:pPr>
        <w:keepNext/>
      </w:pPr>
    </w:p>
    <w:p w14:paraId="2B4F8B61" w14:textId="77777777" w:rsidR="00213DA9" w:rsidRDefault="00213DA9">
      <w:pPr>
        <w:rPr>
          <w:b/>
          <w:sz w:val="32"/>
        </w:rPr>
      </w:pPr>
      <w:r>
        <w:br w:type="page"/>
      </w:r>
    </w:p>
    <w:p w14:paraId="25A2DD5C" w14:textId="77777777" w:rsidR="000A17C7" w:rsidRDefault="00C56754" w:rsidP="00213DA9">
      <w:pPr>
        <w:pStyle w:val="Heading2"/>
      </w:pPr>
      <w:bookmarkStart w:id="51" w:name="_Toc471073838"/>
      <w:r>
        <w:lastRenderedPageBreak/>
        <w:t>Product Differentiation</w:t>
      </w:r>
      <w:bookmarkEnd w:id="51"/>
    </w:p>
    <w:p w14:paraId="7412D315" w14:textId="5FB01DF7" w:rsidR="00C56754" w:rsidRDefault="00213DA9" w:rsidP="00CF0956">
      <w:pPr>
        <w:keepNext/>
      </w:pPr>
      <w:r>
        <w:fldChar w:fldCharType="begin"/>
      </w:r>
      <w:r>
        <w:instrText xml:space="preserve"> REF _Ref408956646 \h </w:instrText>
      </w:r>
      <w:r>
        <w:fldChar w:fldCharType="separate"/>
      </w:r>
      <w:r w:rsidR="00F2458C">
        <w:t xml:space="preserve">Table </w:t>
      </w:r>
      <w:r w:rsidR="00F2458C">
        <w:rPr>
          <w:noProof/>
        </w:rPr>
        <w:t>1</w:t>
      </w:r>
      <w:r>
        <w:fldChar w:fldCharType="end"/>
      </w:r>
      <w:r w:rsidR="00C56754">
        <w:t xml:space="preserve"> lists which characteristics are supported by products utilizing the Vibe Service and Protocol.</w:t>
      </w:r>
    </w:p>
    <w:p w14:paraId="1138C378" w14:textId="77777777" w:rsidR="00C56754" w:rsidRDefault="00C56754" w:rsidP="00CF0956">
      <w:pPr>
        <w:keepNext/>
      </w:pPr>
    </w:p>
    <w:tbl>
      <w:tblPr>
        <w:tblStyle w:val="TableGrid"/>
        <w:tblW w:w="0" w:type="auto"/>
        <w:jc w:val="center"/>
        <w:tblLook w:val="04A0" w:firstRow="1" w:lastRow="0" w:firstColumn="1" w:lastColumn="0" w:noHBand="0" w:noVBand="1"/>
      </w:tblPr>
      <w:tblGrid>
        <w:gridCol w:w="3366"/>
        <w:gridCol w:w="8"/>
        <w:gridCol w:w="1329"/>
        <w:gridCol w:w="1524"/>
      </w:tblGrid>
      <w:tr w:rsidR="00C56754" w:rsidRPr="00D56C94" w14:paraId="514CB2F3" w14:textId="77777777" w:rsidTr="009834E8">
        <w:trPr>
          <w:jc w:val="center"/>
        </w:trPr>
        <w:tc>
          <w:tcPr>
            <w:tcW w:w="3366" w:type="dxa"/>
            <w:tcBorders>
              <w:top w:val="nil"/>
              <w:left w:val="nil"/>
            </w:tcBorders>
            <w:shd w:val="clear" w:color="auto" w:fill="FFFFFF" w:themeFill="background1"/>
          </w:tcPr>
          <w:p w14:paraId="49AF895E" w14:textId="77777777" w:rsidR="00C56754" w:rsidRPr="00412949" w:rsidRDefault="00C56754" w:rsidP="005C3BB4">
            <w:pPr>
              <w:pStyle w:val="BodyText"/>
              <w:rPr>
                <w:b/>
              </w:rPr>
            </w:pPr>
          </w:p>
        </w:tc>
        <w:tc>
          <w:tcPr>
            <w:tcW w:w="1337" w:type="dxa"/>
            <w:gridSpan w:val="2"/>
            <w:shd w:val="clear" w:color="auto" w:fill="FFFFFF" w:themeFill="background1"/>
          </w:tcPr>
          <w:p w14:paraId="6E35AC85" w14:textId="7A440B84" w:rsidR="00C56754" w:rsidRPr="00412949" w:rsidRDefault="00B26E50" w:rsidP="00C56754">
            <w:pPr>
              <w:pStyle w:val="BodyText"/>
              <w:jc w:val="center"/>
              <w:rPr>
                <w:b/>
              </w:rPr>
            </w:pPr>
            <w:r>
              <w:rPr>
                <w:b/>
              </w:rPr>
              <w:t>EMW-APP</w:t>
            </w:r>
          </w:p>
        </w:tc>
        <w:tc>
          <w:tcPr>
            <w:tcW w:w="1524" w:type="dxa"/>
            <w:shd w:val="clear" w:color="auto" w:fill="FFFFFF" w:themeFill="background1"/>
          </w:tcPr>
          <w:p w14:paraId="1C284E33" w14:textId="77777777" w:rsidR="00C56754" w:rsidRPr="00412949" w:rsidRDefault="00C56754" w:rsidP="00C56754">
            <w:pPr>
              <w:pStyle w:val="BodyText"/>
              <w:jc w:val="center"/>
              <w:rPr>
                <w:b/>
              </w:rPr>
            </w:pPr>
            <w:r>
              <w:rPr>
                <w:b/>
              </w:rPr>
              <w:t>…</w:t>
            </w:r>
          </w:p>
        </w:tc>
      </w:tr>
      <w:tr w:rsidR="00C56754" w14:paraId="68084ADE" w14:textId="77777777" w:rsidTr="009834E8">
        <w:trPr>
          <w:jc w:val="center"/>
        </w:trPr>
        <w:tc>
          <w:tcPr>
            <w:tcW w:w="3366" w:type="dxa"/>
            <w:shd w:val="clear" w:color="auto" w:fill="B8CCE4" w:themeFill="accent1" w:themeFillTint="66"/>
          </w:tcPr>
          <w:p w14:paraId="0679E581" w14:textId="77777777" w:rsidR="00C56754" w:rsidRDefault="00C56754" w:rsidP="005C3BB4">
            <w:pPr>
              <w:pStyle w:val="BodyText"/>
            </w:pPr>
            <w:r w:rsidRPr="00412949">
              <w:rPr>
                <w:b/>
              </w:rPr>
              <w:t>Service</w:t>
            </w:r>
          </w:p>
        </w:tc>
        <w:tc>
          <w:tcPr>
            <w:tcW w:w="1337" w:type="dxa"/>
            <w:gridSpan w:val="2"/>
            <w:shd w:val="clear" w:color="auto" w:fill="B8CCE4" w:themeFill="accent1" w:themeFillTint="66"/>
          </w:tcPr>
          <w:p w14:paraId="0D663572" w14:textId="77777777" w:rsidR="00C56754" w:rsidRDefault="00C56754" w:rsidP="00C56754">
            <w:pPr>
              <w:pStyle w:val="BodyText"/>
              <w:jc w:val="center"/>
            </w:pPr>
          </w:p>
        </w:tc>
        <w:tc>
          <w:tcPr>
            <w:tcW w:w="1524" w:type="dxa"/>
            <w:shd w:val="clear" w:color="auto" w:fill="B8CCE4" w:themeFill="accent1" w:themeFillTint="66"/>
          </w:tcPr>
          <w:p w14:paraId="251D1701" w14:textId="77777777" w:rsidR="00C56754" w:rsidRDefault="00C56754" w:rsidP="00C56754">
            <w:pPr>
              <w:pStyle w:val="BodyText"/>
              <w:jc w:val="center"/>
            </w:pPr>
          </w:p>
        </w:tc>
      </w:tr>
      <w:tr w:rsidR="00C56754" w14:paraId="276149B6" w14:textId="77777777" w:rsidTr="009834E8">
        <w:trPr>
          <w:jc w:val="center"/>
        </w:trPr>
        <w:tc>
          <w:tcPr>
            <w:tcW w:w="3366" w:type="dxa"/>
          </w:tcPr>
          <w:p w14:paraId="212D07C2" w14:textId="77777777" w:rsidR="00C56754" w:rsidRDefault="00C56754" w:rsidP="005C3BB4">
            <w:pPr>
              <w:pStyle w:val="BodyText"/>
            </w:pPr>
            <w:r>
              <w:t>Vibe Service</w:t>
            </w:r>
          </w:p>
        </w:tc>
        <w:tc>
          <w:tcPr>
            <w:tcW w:w="1337" w:type="dxa"/>
            <w:gridSpan w:val="2"/>
          </w:tcPr>
          <w:p w14:paraId="578F6089" w14:textId="10E2551B" w:rsidR="00C56754" w:rsidRDefault="00B26E50" w:rsidP="00C56754">
            <w:pPr>
              <w:pStyle w:val="BodyText"/>
              <w:jc w:val="center"/>
            </w:pPr>
            <w:bookmarkStart w:id="52" w:name="_Hlk204433896"/>
            <w:r>
              <w:t>0.7</w:t>
            </w:r>
            <w:bookmarkEnd w:id="52"/>
          </w:p>
        </w:tc>
        <w:tc>
          <w:tcPr>
            <w:tcW w:w="1524" w:type="dxa"/>
          </w:tcPr>
          <w:p w14:paraId="3277576A" w14:textId="77777777" w:rsidR="00C56754" w:rsidRDefault="00C56754" w:rsidP="00C56754">
            <w:pPr>
              <w:pStyle w:val="BodyText"/>
              <w:jc w:val="center"/>
            </w:pPr>
          </w:p>
        </w:tc>
      </w:tr>
      <w:tr w:rsidR="00C56754" w:rsidRPr="00D56C94" w14:paraId="2A385034" w14:textId="77777777" w:rsidTr="009834E8">
        <w:trPr>
          <w:jc w:val="center"/>
        </w:trPr>
        <w:tc>
          <w:tcPr>
            <w:tcW w:w="3374" w:type="dxa"/>
            <w:gridSpan w:val="2"/>
            <w:shd w:val="clear" w:color="auto" w:fill="B8CCE4" w:themeFill="accent1" w:themeFillTint="66"/>
          </w:tcPr>
          <w:p w14:paraId="5A559A8A" w14:textId="77777777" w:rsidR="00C56754" w:rsidRPr="00412949" w:rsidRDefault="00C56754" w:rsidP="005C3BB4">
            <w:pPr>
              <w:pStyle w:val="BodyText"/>
              <w:rPr>
                <w:b/>
              </w:rPr>
            </w:pPr>
            <w:r w:rsidRPr="00412949">
              <w:rPr>
                <w:b/>
              </w:rPr>
              <w:t>Characteristic</w:t>
            </w:r>
          </w:p>
        </w:tc>
        <w:tc>
          <w:tcPr>
            <w:tcW w:w="1329" w:type="dxa"/>
            <w:shd w:val="clear" w:color="auto" w:fill="B8CCE4" w:themeFill="accent1" w:themeFillTint="66"/>
          </w:tcPr>
          <w:p w14:paraId="21168EA7" w14:textId="77777777" w:rsidR="00C56754" w:rsidRPr="00412949" w:rsidRDefault="00C56754" w:rsidP="00C56754">
            <w:pPr>
              <w:pStyle w:val="BodyText"/>
              <w:jc w:val="center"/>
              <w:rPr>
                <w:b/>
              </w:rPr>
            </w:pPr>
          </w:p>
        </w:tc>
        <w:tc>
          <w:tcPr>
            <w:tcW w:w="1524" w:type="dxa"/>
            <w:shd w:val="clear" w:color="auto" w:fill="B8CCE4" w:themeFill="accent1" w:themeFillTint="66"/>
          </w:tcPr>
          <w:p w14:paraId="796B736F" w14:textId="77777777" w:rsidR="00C56754" w:rsidRPr="00412949" w:rsidRDefault="00C56754" w:rsidP="00C56754">
            <w:pPr>
              <w:pStyle w:val="BodyText"/>
              <w:jc w:val="center"/>
              <w:rPr>
                <w:b/>
              </w:rPr>
            </w:pPr>
          </w:p>
        </w:tc>
      </w:tr>
      <w:tr w:rsidR="00C56754" w14:paraId="2A27BC66" w14:textId="77777777" w:rsidTr="009834E8">
        <w:trPr>
          <w:jc w:val="center"/>
        </w:trPr>
        <w:tc>
          <w:tcPr>
            <w:tcW w:w="3374" w:type="dxa"/>
            <w:gridSpan w:val="2"/>
          </w:tcPr>
          <w:p w14:paraId="4D699D80" w14:textId="77777777" w:rsidR="00C56754" w:rsidRDefault="00C56754" w:rsidP="005C3BB4">
            <w:pPr>
              <w:pStyle w:val="BodyText"/>
            </w:pPr>
            <w:r>
              <w:rPr>
                <w:lang w:val="da-DK" w:eastAsia="da-DK"/>
              </w:rPr>
              <w:t>Version</w:t>
            </w:r>
          </w:p>
        </w:tc>
        <w:tc>
          <w:tcPr>
            <w:tcW w:w="1329" w:type="dxa"/>
            <w:vAlign w:val="bottom"/>
          </w:tcPr>
          <w:p w14:paraId="67CC23B2" w14:textId="070580AF" w:rsidR="00C56754" w:rsidRDefault="00B26E50" w:rsidP="00C56754">
            <w:pPr>
              <w:pStyle w:val="BodyText"/>
              <w:jc w:val="center"/>
            </w:pPr>
            <w:r>
              <w:t>0.7</w:t>
            </w:r>
          </w:p>
        </w:tc>
        <w:tc>
          <w:tcPr>
            <w:tcW w:w="1524" w:type="dxa"/>
          </w:tcPr>
          <w:p w14:paraId="1D824898" w14:textId="77777777" w:rsidR="00C56754" w:rsidRDefault="00C56754" w:rsidP="00C56754">
            <w:pPr>
              <w:pStyle w:val="BodyText"/>
              <w:jc w:val="center"/>
            </w:pPr>
          </w:p>
        </w:tc>
      </w:tr>
      <w:tr w:rsidR="00C56754" w14:paraId="3DE64F96" w14:textId="77777777" w:rsidTr="009834E8">
        <w:trPr>
          <w:jc w:val="center"/>
        </w:trPr>
        <w:tc>
          <w:tcPr>
            <w:tcW w:w="3374" w:type="dxa"/>
            <w:gridSpan w:val="2"/>
          </w:tcPr>
          <w:p w14:paraId="51734BFA" w14:textId="77777777" w:rsidR="00C56754" w:rsidRDefault="00C56754" w:rsidP="005C3BB4">
            <w:pPr>
              <w:pStyle w:val="BodyText"/>
            </w:pPr>
            <w:r w:rsidRPr="00A54EE7">
              <w:rPr>
                <w:lang w:eastAsia="da-DK"/>
              </w:rPr>
              <w:t>Client Challenge or Response (CC/CR)</w:t>
            </w:r>
          </w:p>
        </w:tc>
        <w:tc>
          <w:tcPr>
            <w:tcW w:w="1329" w:type="dxa"/>
            <w:vAlign w:val="bottom"/>
          </w:tcPr>
          <w:p w14:paraId="4F369521" w14:textId="77777777" w:rsidR="00C56754" w:rsidRDefault="00C56754" w:rsidP="00C56754">
            <w:pPr>
              <w:pStyle w:val="BodyText"/>
              <w:jc w:val="center"/>
            </w:pPr>
          </w:p>
        </w:tc>
        <w:tc>
          <w:tcPr>
            <w:tcW w:w="1524" w:type="dxa"/>
          </w:tcPr>
          <w:p w14:paraId="7C03EE9F" w14:textId="77777777" w:rsidR="00C56754" w:rsidRDefault="00C56754" w:rsidP="00C56754">
            <w:pPr>
              <w:pStyle w:val="BodyText"/>
              <w:jc w:val="center"/>
            </w:pPr>
          </w:p>
        </w:tc>
      </w:tr>
      <w:tr w:rsidR="00C56754" w14:paraId="2B30CB6F" w14:textId="77777777" w:rsidTr="009834E8">
        <w:trPr>
          <w:jc w:val="center"/>
        </w:trPr>
        <w:tc>
          <w:tcPr>
            <w:tcW w:w="3374" w:type="dxa"/>
            <w:gridSpan w:val="2"/>
          </w:tcPr>
          <w:p w14:paraId="4787F0DA" w14:textId="77777777" w:rsidR="00C56754" w:rsidRDefault="00C56754" w:rsidP="005C3BB4">
            <w:pPr>
              <w:pStyle w:val="BodyText"/>
            </w:pPr>
            <w:r w:rsidRPr="00A54EE7">
              <w:rPr>
                <w:lang w:eastAsia="da-DK"/>
              </w:rPr>
              <w:t>Server Response or Challenge (SR/SC)</w:t>
            </w:r>
          </w:p>
        </w:tc>
        <w:tc>
          <w:tcPr>
            <w:tcW w:w="1329" w:type="dxa"/>
            <w:vAlign w:val="bottom"/>
          </w:tcPr>
          <w:p w14:paraId="452FC059" w14:textId="77777777" w:rsidR="00C56754" w:rsidRDefault="00C56754" w:rsidP="00C56754">
            <w:pPr>
              <w:pStyle w:val="BodyText"/>
              <w:jc w:val="center"/>
            </w:pPr>
          </w:p>
        </w:tc>
        <w:tc>
          <w:tcPr>
            <w:tcW w:w="1524" w:type="dxa"/>
          </w:tcPr>
          <w:p w14:paraId="53F2F86A" w14:textId="77777777" w:rsidR="00C56754" w:rsidRDefault="00C56754" w:rsidP="005C3BB4">
            <w:pPr>
              <w:pStyle w:val="BodyText"/>
            </w:pPr>
          </w:p>
        </w:tc>
      </w:tr>
      <w:tr w:rsidR="00C56754" w:rsidRPr="00412949" w14:paraId="037D5D74" w14:textId="77777777" w:rsidTr="009834E8">
        <w:trPr>
          <w:jc w:val="center"/>
        </w:trPr>
        <w:tc>
          <w:tcPr>
            <w:tcW w:w="3374" w:type="dxa"/>
            <w:gridSpan w:val="2"/>
          </w:tcPr>
          <w:p w14:paraId="09F91B66" w14:textId="77777777" w:rsidR="00C56754" w:rsidRPr="00C9356E" w:rsidRDefault="00C56754" w:rsidP="005C3BB4">
            <w:pPr>
              <w:rPr>
                <w:lang w:val="da-DK" w:eastAsia="da-DK"/>
              </w:rPr>
            </w:pPr>
            <w:r>
              <w:rPr>
                <w:lang w:val="da-DK" w:eastAsia="da-DK"/>
              </w:rPr>
              <w:t>Write Buffer Segment</w:t>
            </w:r>
          </w:p>
        </w:tc>
        <w:tc>
          <w:tcPr>
            <w:tcW w:w="1329" w:type="dxa"/>
            <w:vAlign w:val="bottom"/>
          </w:tcPr>
          <w:p w14:paraId="349CC2C4" w14:textId="4FCAF572" w:rsidR="00C56754" w:rsidRPr="00544609" w:rsidRDefault="00B26E50" w:rsidP="00C56754">
            <w:pPr>
              <w:pStyle w:val="BodyText"/>
              <w:jc w:val="center"/>
            </w:pPr>
            <w:r>
              <w:t>0.7</w:t>
            </w:r>
          </w:p>
        </w:tc>
        <w:tc>
          <w:tcPr>
            <w:tcW w:w="1524" w:type="dxa"/>
          </w:tcPr>
          <w:p w14:paraId="7CE8A135" w14:textId="77777777" w:rsidR="00C56754" w:rsidRDefault="00C56754" w:rsidP="005C3BB4">
            <w:pPr>
              <w:pStyle w:val="BodyText"/>
            </w:pPr>
          </w:p>
        </w:tc>
      </w:tr>
      <w:tr w:rsidR="00C56754" w14:paraId="11B35633" w14:textId="77777777" w:rsidTr="009834E8">
        <w:trPr>
          <w:jc w:val="center"/>
        </w:trPr>
        <w:tc>
          <w:tcPr>
            <w:tcW w:w="3374" w:type="dxa"/>
            <w:gridSpan w:val="2"/>
            <w:vAlign w:val="center"/>
          </w:tcPr>
          <w:p w14:paraId="7B76CD88" w14:textId="77777777" w:rsidR="00C56754" w:rsidRPr="00194AAE" w:rsidRDefault="00C56754" w:rsidP="005C3BB4">
            <w:pPr>
              <w:rPr>
                <w:rFonts w:ascii="Calibri" w:eastAsiaTheme="minorHAnsi" w:hAnsi="Calibri" w:cs="Calibri"/>
                <w:szCs w:val="22"/>
                <w:lang w:eastAsia="da-DK"/>
              </w:rPr>
            </w:pPr>
            <w:r>
              <w:rPr>
                <w:lang w:eastAsia="da-DK"/>
              </w:rPr>
              <w:t>Write Buffer Last</w:t>
            </w:r>
          </w:p>
        </w:tc>
        <w:tc>
          <w:tcPr>
            <w:tcW w:w="1329" w:type="dxa"/>
            <w:vAlign w:val="bottom"/>
          </w:tcPr>
          <w:p w14:paraId="17B7C28F" w14:textId="38370888" w:rsidR="00C56754" w:rsidRDefault="00B26E50" w:rsidP="00C56754">
            <w:pPr>
              <w:pStyle w:val="BodyText"/>
              <w:jc w:val="center"/>
            </w:pPr>
            <w:r>
              <w:t>0.7</w:t>
            </w:r>
          </w:p>
        </w:tc>
        <w:tc>
          <w:tcPr>
            <w:tcW w:w="1524" w:type="dxa"/>
          </w:tcPr>
          <w:p w14:paraId="7FAFAE01" w14:textId="77777777" w:rsidR="00C56754" w:rsidRDefault="00C56754" w:rsidP="005C3BB4">
            <w:pPr>
              <w:pStyle w:val="BodyText"/>
            </w:pPr>
          </w:p>
        </w:tc>
      </w:tr>
      <w:tr w:rsidR="00C56754" w14:paraId="03D25632" w14:textId="77777777" w:rsidTr="009834E8">
        <w:trPr>
          <w:jc w:val="center"/>
        </w:trPr>
        <w:tc>
          <w:tcPr>
            <w:tcW w:w="3374" w:type="dxa"/>
            <w:gridSpan w:val="2"/>
            <w:vAlign w:val="center"/>
          </w:tcPr>
          <w:p w14:paraId="27FEA37E" w14:textId="77777777" w:rsidR="00C56754" w:rsidRPr="00194AAE" w:rsidRDefault="00C56754" w:rsidP="005C3BB4">
            <w:pPr>
              <w:rPr>
                <w:rFonts w:ascii="Calibri" w:eastAsiaTheme="minorHAnsi" w:hAnsi="Calibri" w:cs="Calibri"/>
                <w:szCs w:val="22"/>
                <w:lang w:eastAsia="da-DK"/>
              </w:rPr>
            </w:pPr>
            <w:r w:rsidRPr="00CB7832">
              <w:rPr>
                <w:lang w:eastAsia="da-DK"/>
              </w:rPr>
              <w:t xml:space="preserve">Read Buffer </w:t>
            </w:r>
            <w:r>
              <w:rPr>
                <w:lang w:eastAsia="da-DK"/>
              </w:rPr>
              <w:t>Segment</w:t>
            </w:r>
          </w:p>
        </w:tc>
        <w:tc>
          <w:tcPr>
            <w:tcW w:w="1329" w:type="dxa"/>
            <w:vAlign w:val="bottom"/>
          </w:tcPr>
          <w:p w14:paraId="6ED2DEC1" w14:textId="77777777" w:rsidR="00C56754" w:rsidRDefault="00C56754" w:rsidP="00C56754">
            <w:pPr>
              <w:pStyle w:val="BodyText"/>
              <w:jc w:val="center"/>
            </w:pPr>
          </w:p>
        </w:tc>
        <w:tc>
          <w:tcPr>
            <w:tcW w:w="1524" w:type="dxa"/>
          </w:tcPr>
          <w:p w14:paraId="2AB884FB" w14:textId="77777777" w:rsidR="00C56754" w:rsidRDefault="00C56754" w:rsidP="005C3BB4">
            <w:pPr>
              <w:pStyle w:val="BodyText"/>
            </w:pPr>
          </w:p>
        </w:tc>
      </w:tr>
      <w:tr w:rsidR="00C56754" w14:paraId="29433804" w14:textId="77777777" w:rsidTr="009834E8">
        <w:trPr>
          <w:jc w:val="center"/>
        </w:trPr>
        <w:tc>
          <w:tcPr>
            <w:tcW w:w="3374" w:type="dxa"/>
            <w:gridSpan w:val="2"/>
          </w:tcPr>
          <w:p w14:paraId="37417ACE" w14:textId="77777777" w:rsidR="00C56754" w:rsidRDefault="00C56754" w:rsidP="005C3BB4">
            <w:pPr>
              <w:rPr>
                <w:lang w:eastAsia="da-DK"/>
              </w:rPr>
            </w:pPr>
            <w:r>
              <w:rPr>
                <w:lang w:eastAsia="da-DK"/>
              </w:rPr>
              <w:t>Read Buffer Last</w:t>
            </w:r>
          </w:p>
        </w:tc>
        <w:tc>
          <w:tcPr>
            <w:tcW w:w="1329" w:type="dxa"/>
            <w:vAlign w:val="bottom"/>
          </w:tcPr>
          <w:p w14:paraId="661104FA" w14:textId="77777777" w:rsidR="00C56754" w:rsidRDefault="00C56754" w:rsidP="00C56754">
            <w:pPr>
              <w:pStyle w:val="BodyText"/>
              <w:jc w:val="center"/>
            </w:pPr>
          </w:p>
        </w:tc>
        <w:tc>
          <w:tcPr>
            <w:tcW w:w="1524" w:type="dxa"/>
          </w:tcPr>
          <w:p w14:paraId="35F8EA59" w14:textId="77777777" w:rsidR="00C56754" w:rsidRDefault="00C56754" w:rsidP="005C3BB4">
            <w:pPr>
              <w:pStyle w:val="BodyText"/>
            </w:pPr>
          </w:p>
        </w:tc>
      </w:tr>
      <w:tr w:rsidR="00C56754" w14:paraId="59E19766" w14:textId="77777777" w:rsidTr="009834E8">
        <w:trPr>
          <w:jc w:val="center"/>
        </w:trPr>
        <w:tc>
          <w:tcPr>
            <w:tcW w:w="3374" w:type="dxa"/>
            <w:gridSpan w:val="2"/>
            <w:vAlign w:val="center"/>
          </w:tcPr>
          <w:p w14:paraId="12C8C992" w14:textId="77777777" w:rsidR="00C56754" w:rsidRDefault="00C56754" w:rsidP="005C3BB4">
            <w:pPr>
              <w:rPr>
                <w:rFonts w:eastAsiaTheme="minorHAnsi"/>
                <w:lang w:eastAsia="da-DK"/>
              </w:rPr>
            </w:pPr>
            <w:r>
              <w:rPr>
                <w:lang w:eastAsia="da-DK"/>
              </w:rPr>
              <w:t>Client Command</w:t>
            </w:r>
          </w:p>
        </w:tc>
        <w:tc>
          <w:tcPr>
            <w:tcW w:w="1329" w:type="dxa"/>
            <w:vAlign w:val="bottom"/>
          </w:tcPr>
          <w:p w14:paraId="3BE9B0E5" w14:textId="324F1562" w:rsidR="00C56754" w:rsidRDefault="00B26E50" w:rsidP="00C56754">
            <w:pPr>
              <w:pStyle w:val="BodyText"/>
              <w:jc w:val="center"/>
            </w:pPr>
            <w:r>
              <w:t>0.7</w:t>
            </w:r>
          </w:p>
        </w:tc>
        <w:tc>
          <w:tcPr>
            <w:tcW w:w="1524" w:type="dxa"/>
          </w:tcPr>
          <w:p w14:paraId="0F340647" w14:textId="77777777" w:rsidR="00C56754" w:rsidRDefault="00C56754" w:rsidP="005C3BB4">
            <w:pPr>
              <w:pStyle w:val="BodyText"/>
            </w:pPr>
          </w:p>
        </w:tc>
      </w:tr>
      <w:tr w:rsidR="00C56754" w14:paraId="453C767A" w14:textId="77777777" w:rsidTr="009834E8">
        <w:trPr>
          <w:jc w:val="center"/>
        </w:trPr>
        <w:tc>
          <w:tcPr>
            <w:tcW w:w="3374" w:type="dxa"/>
            <w:gridSpan w:val="2"/>
          </w:tcPr>
          <w:p w14:paraId="3E7A1A71" w14:textId="77777777" w:rsidR="00C56754" w:rsidRPr="00CB7832" w:rsidRDefault="00C56754" w:rsidP="005C3BB4">
            <w:pPr>
              <w:rPr>
                <w:lang w:eastAsia="da-DK"/>
              </w:rPr>
            </w:pPr>
            <w:r>
              <w:rPr>
                <w:lang w:eastAsia="da-DK"/>
              </w:rPr>
              <w:t>Server State and Status</w:t>
            </w:r>
          </w:p>
        </w:tc>
        <w:tc>
          <w:tcPr>
            <w:tcW w:w="1329" w:type="dxa"/>
            <w:vAlign w:val="bottom"/>
          </w:tcPr>
          <w:p w14:paraId="6D553A96" w14:textId="1EF4317C" w:rsidR="00C56754" w:rsidRDefault="00B26E50" w:rsidP="00C56754">
            <w:pPr>
              <w:pStyle w:val="BodyText"/>
              <w:jc w:val="center"/>
            </w:pPr>
            <w:r>
              <w:t>0.7</w:t>
            </w:r>
          </w:p>
        </w:tc>
        <w:tc>
          <w:tcPr>
            <w:tcW w:w="1524" w:type="dxa"/>
          </w:tcPr>
          <w:p w14:paraId="79B58F04" w14:textId="77777777" w:rsidR="00B26E50" w:rsidRDefault="00B26E50" w:rsidP="009834E8">
            <w:pPr>
              <w:pStyle w:val="BodyText"/>
              <w:keepNext/>
            </w:pPr>
          </w:p>
        </w:tc>
      </w:tr>
      <w:tr w:rsidR="00B26E50" w14:paraId="770181D4" w14:textId="77777777" w:rsidTr="009834E8">
        <w:trPr>
          <w:jc w:val="center"/>
        </w:trPr>
        <w:tc>
          <w:tcPr>
            <w:tcW w:w="3374" w:type="dxa"/>
            <w:gridSpan w:val="2"/>
          </w:tcPr>
          <w:p w14:paraId="3AAC7204" w14:textId="48DD49A1" w:rsidR="00B26E50" w:rsidRDefault="00B26E50" w:rsidP="005C3BB4">
            <w:pPr>
              <w:rPr>
                <w:lang w:eastAsia="da-DK"/>
              </w:rPr>
            </w:pPr>
            <w:r>
              <w:rPr>
                <w:lang w:eastAsia="da-DK"/>
              </w:rPr>
              <w:t>Mu</w:t>
            </w:r>
            <w:ins w:id="53" w:author="Author">
              <w:r w:rsidR="00AD51BB">
                <w:rPr>
                  <w:lang w:eastAsia="da-DK"/>
                </w:rPr>
                <w:t>l</w:t>
              </w:r>
            </w:ins>
            <w:r>
              <w:rPr>
                <w:lang w:eastAsia="da-DK"/>
              </w:rPr>
              <w:t>ti-Device Synchronization</w:t>
            </w:r>
          </w:p>
        </w:tc>
        <w:tc>
          <w:tcPr>
            <w:tcW w:w="1329" w:type="dxa"/>
            <w:vAlign w:val="bottom"/>
          </w:tcPr>
          <w:p w14:paraId="049EE996" w14:textId="3FAFDB06" w:rsidR="00B26E50" w:rsidRDefault="00B26E50" w:rsidP="00C56754">
            <w:pPr>
              <w:pStyle w:val="BodyText"/>
              <w:jc w:val="center"/>
            </w:pPr>
            <w:r>
              <w:t>0.8</w:t>
            </w:r>
          </w:p>
        </w:tc>
        <w:tc>
          <w:tcPr>
            <w:tcW w:w="1524" w:type="dxa"/>
          </w:tcPr>
          <w:p w14:paraId="5F73C2B5" w14:textId="77777777" w:rsidR="00B26E50" w:rsidRDefault="00B26E50" w:rsidP="009834E8">
            <w:pPr>
              <w:pStyle w:val="BodyText"/>
              <w:keepNext/>
            </w:pPr>
          </w:p>
        </w:tc>
      </w:tr>
      <w:tr w:rsidR="00B26E50" w14:paraId="215C7A5B" w14:textId="77777777" w:rsidTr="009834E8">
        <w:trPr>
          <w:jc w:val="center"/>
        </w:trPr>
        <w:tc>
          <w:tcPr>
            <w:tcW w:w="3374" w:type="dxa"/>
            <w:gridSpan w:val="2"/>
          </w:tcPr>
          <w:p w14:paraId="35934DCB" w14:textId="370829AD" w:rsidR="00B26E50" w:rsidRDefault="00B26E50" w:rsidP="005C3BB4">
            <w:pPr>
              <w:rPr>
                <w:lang w:eastAsia="da-DK"/>
              </w:rPr>
            </w:pPr>
            <w:r>
              <w:rPr>
                <w:lang w:eastAsia="da-DK"/>
              </w:rPr>
              <w:t>Battery/Sensor Query</w:t>
            </w:r>
          </w:p>
        </w:tc>
        <w:tc>
          <w:tcPr>
            <w:tcW w:w="1329" w:type="dxa"/>
            <w:vAlign w:val="bottom"/>
          </w:tcPr>
          <w:p w14:paraId="6F1C28DA" w14:textId="55879B8E" w:rsidR="00B26E50" w:rsidRDefault="00B26E50" w:rsidP="00C56754">
            <w:pPr>
              <w:pStyle w:val="BodyText"/>
              <w:jc w:val="center"/>
            </w:pPr>
            <w:r>
              <w:t>0.8</w:t>
            </w:r>
          </w:p>
        </w:tc>
        <w:tc>
          <w:tcPr>
            <w:tcW w:w="1524" w:type="dxa"/>
          </w:tcPr>
          <w:p w14:paraId="265837AC" w14:textId="77777777" w:rsidR="00B26E50" w:rsidRDefault="00B26E50" w:rsidP="009834E8">
            <w:pPr>
              <w:pStyle w:val="BodyText"/>
              <w:keepNext/>
            </w:pPr>
          </w:p>
        </w:tc>
      </w:tr>
      <w:tr w:rsidR="00B26E50" w14:paraId="4F5D2DAB" w14:textId="77777777" w:rsidTr="009834E8">
        <w:trPr>
          <w:jc w:val="center"/>
        </w:trPr>
        <w:tc>
          <w:tcPr>
            <w:tcW w:w="3374" w:type="dxa"/>
            <w:gridSpan w:val="2"/>
          </w:tcPr>
          <w:p w14:paraId="049C4415" w14:textId="659EB1CA" w:rsidR="00B26E50" w:rsidRDefault="00B26E50" w:rsidP="005C3BB4">
            <w:pPr>
              <w:rPr>
                <w:lang w:eastAsia="da-DK"/>
              </w:rPr>
            </w:pPr>
            <w:r>
              <w:rPr>
                <w:lang w:eastAsia="da-DK"/>
              </w:rPr>
              <w:t>OTA Firmware Update</w:t>
            </w:r>
          </w:p>
        </w:tc>
        <w:tc>
          <w:tcPr>
            <w:tcW w:w="1329" w:type="dxa"/>
            <w:vAlign w:val="bottom"/>
          </w:tcPr>
          <w:p w14:paraId="79EC99C4" w14:textId="08D5637A" w:rsidR="00B26E50" w:rsidRDefault="00B26E50" w:rsidP="00C56754">
            <w:pPr>
              <w:pStyle w:val="BodyText"/>
              <w:jc w:val="center"/>
            </w:pPr>
            <w:r>
              <w:t>0.8</w:t>
            </w:r>
          </w:p>
        </w:tc>
        <w:tc>
          <w:tcPr>
            <w:tcW w:w="1524" w:type="dxa"/>
          </w:tcPr>
          <w:p w14:paraId="04D3E0A1" w14:textId="77777777" w:rsidR="00B26E50" w:rsidRDefault="00B26E50" w:rsidP="009834E8">
            <w:pPr>
              <w:pStyle w:val="BodyText"/>
              <w:keepNext/>
            </w:pPr>
          </w:p>
        </w:tc>
      </w:tr>
      <w:tr w:rsidR="00B26E50" w14:paraId="308C727F" w14:textId="77777777" w:rsidTr="009834E8">
        <w:trPr>
          <w:jc w:val="center"/>
        </w:trPr>
        <w:tc>
          <w:tcPr>
            <w:tcW w:w="3374" w:type="dxa"/>
            <w:gridSpan w:val="2"/>
          </w:tcPr>
          <w:p w14:paraId="683CE653" w14:textId="60E7A88B" w:rsidR="00B26E50" w:rsidRDefault="00B26E50" w:rsidP="005C3BB4">
            <w:pPr>
              <w:rPr>
                <w:lang w:eastAsia="da-DK"/>
              </w:rPr>
            </w:pPr>
            <w:r>
              <w:rPr>
                <w:lang w:eastAsia="da-DK"/>
              </w:rPr>
              <w:t>MCP Interface Integration</w:t>
            </w:r>
          </w:p>
        </w:tc>
        <w:tc>
          <w:tcPr>
            <w:tcW w:w="1329" w:type="dxa"/>
            <w:vAlign w:val="bottom"/>
          </w:tcPr>
          <w:p w14:paraId="035CFC30" w14:textId="3D05A926" w:rsidR="00B26E50" w:rsidRDefault="00B26E50" w:rsidP="00C56754">
            <w:pPr>
              <w:pStyle w:val="BodyText"/>
              <w:jc w:val="center"/>
            </w:pPr>
            <w:r>
              <w:t>0.8</w:t>
            </w:r>
          </w:p>
        </w:tc>
        <w:tc>
          <w:tcPr>
            <w:tcW w:w="1524" w:type="dxa"/>
          </w:tcPr>
          <w:p w14:paraId="21435E7C" w14:textId="77777777" w:rsidR="00B26E50" w:rsidRDefault="00B26E50" w:rsidP="009834E8">
            <w:pPr>
              <w:pStyle w:val="BodyText"/>
              <w:keepNext/>
            </w:pPr>
          </w:p>
        </w:tc>
      </w:tr>
    </w:tbl>
    <w:p w14:paraId="3B9A010F" w14:textId="7A5A401A" w:rsidR="00C56754" w:rsidRDefault="009834E8" w:rsidP="009834E8">
      <w:pPr>
        <w:pStyle w:val="Caption"/>
        <w:framePr w:wrap="notBeside"/>
      </w:pPr>
      <w:bookmarkStart w:id="54" w:name="_Ref408956646"/>
      <w:r>
        <w:t xml:space="preserve">Table </w:t>
      </w:r>
      <w:r>
        <w:fldChar w:fldCharType="begin"/>
      </w:r>
      <w:r>
        <w:instrText xml:space="preserve"> SEQ Table \* ARABIC </w:instrText>
      </w:r>
      <w:r>
        <w:fldChar w:fldCharType="separate"/>
      </w:r>
      <w:r w:rsidR="00F2458C">
        <w:rPr>
          <w:noProof/>
        </w:rPr>
        <w:t>1</w:t>
      </w:r>
      <w:r>
        <w:fldChar w:fldCharType="end"/>
      </w:r>
      <w:bookmarkEnd w:id="54"/>
      <w:r>
        <w:t>: Supported services and characteristics by products utilizing the Vibe Service and Protocol</w:t>
      </w:r>
    </w:p>
    <w:p w14:paraId="1E277504" w14:textId="77777777" w:rsidR="000A17C7" w:rsidRDefault="000A17C7" w:rsidP="000A17C7">
      <w:pPr>
        <w:pStyle w:val="Heading1"/>
      </w:pPr>
      <w:bookmarkStart w:id="55" w:name="_Toc471073839"/>
      <w:r>
        <w:lastRenderedPageBreak/>
        <w:t>Vibe Protocol</w:t>
      </w:r>
      <w:bookmarkEnd w:id="55"/>
    </w:p>
    <w:p w14:paraId="6AC0E8C0" w14:textId="77777777" w:rsidR="004737DB" w:rsidRDefault="004737DB" w:rsidP="004737DB">
      <w:pPr>
        <w:pStyle w:val="Heading2"/>
      </w:pPr>
      <w:bookmarkStart w:id="56" w:name="_Ref408880380"/>
      <w:bookmarkStart w:id="57" w:name="_Toc471073840"/>
      <w:bookmarkStart w:id="58" w:name="_Hlk204435822"/>
      <w:r>
        <w:t>Vibe Datagram v1.0</w:t>
      </w:r>
      <w:bookmarkEnd w:id="56"/>
      <w:bookmarkEnd w:id="57"/>
    </w:p>
    <w:p w14:paraId="05AE06D7" w14:textId="2DE013A7" w:rsidR="004737DB" w:rsidRDefault="00A24845" w:rsidP="00CF0956">
      <w:pPr>
        <w:keepNext/>
      </w:pPr>
      <w:r>
        <w:t xml:space="preserve">A Vibe Datagram v1.0 consists of a version and a size field. The payload holds the various </w:t>
      </w:r>
      <w:r w:rsidR="00E9002F">
        <w:t xml:space="preserve">Vibe Protocol Modules detailed in Section </w:t>
      </w:r>
      <w:r w:rsidR="00E9002F">
        <w:fldChar w:fldCharType="begin"/>
      </w:r>
      <w:r w:rsidR="00E9002F">
        <w:instrText xml:space="preserve"> REF _Ref408880188 \r \h </w:instrText>
      </w:r>
      <w:r w:rsidR="00E9002F">
        <w:fldChar w:fldCharType="separate"/>
      </w:r>
      <w:r w:rsidR="00F2458C">
        <w:t>3.2</w:t>
      </w:r>
      <w:r w:rsidR="00E9002F">
        <w:fldChar w:fldCharType="end"/>
      </w:r>
      <w:r w:rsidR="00E9002F">
        <w:t>.</w:t>
      </w:r>
    </w:p>
    <w:p w14:paraId="0049079A" w14:textId="77777777" w:rsidR="00B54659" w:rsidRDefault="00B54659" w:rsidP="00CF0956">
      <w:pPr>
        <w:keepNext/>
      </w:pPr>
    </w:p>
    <w:tbl>
      <w:tblPr>
        <w:tblStyle w:val="TableGrid"/>
        <w:tblW w:w="0" w:type="auto"/>
        <w:tblInd w:w="108" w:type="dxa"/>
        <w:tblLook w:val="04A0" w:firstRow="1" w:lastRow="0" w:firstColumn="1" w:lastColumn="0" w:noHBand="0" w:noVBand="1"/>
      </w:tblPr>
      <w:tblGrid>
        <w:gridCol w:w="993"/>
        <w:gridCol w:w="799"/>
        <w:gridCol w:w="1747"/>
      </w:tblGrid>
      <w:tr w:rsidR="00B54659" w14:paraId="05CAC6FB" w14:textId="77777777" w:rsidTr="00B54659">
        <w:tc>
          <w:tcPr>
            <w:tcW w:w="993" w:type="dxa"/>
          </w:tcPr>
          <w:p w14:paraId="0CB559D8" w14:textId="77777777" w:rsidR="00B54659" w:rsidRPr="00DD2041" w:rsidRDefault="00B54659" w:rsidP="0027597F">
            <w:pPr>
              <w:rPr>
                <w:sz w:val="20"/>
              </w:rPr>
            </w:pPr>
            <w:r>
              <w:rPr>
                <w:sz w:val="20"/>
              </w:rPr>
              <w:t>VER</w:t>
            </w:r>
          </w:p>
        </w:tc>
        <w:tc>
          <w:tcPr>
            <w:tcW w:w="799" w:type="dxa"/>
          </w:tcPr>
          <w:p w14:paraId="24445E1B" w14:textId="77777777" w:rsidR="00B54659" w:rsidRPr="00DD2041" w:rsidRDefault="00B54659" w:rsidP="0027597F">
            <w:pPr>
              <w:rPr>
                <w:sz w:val="20"/>
              </w:rPr>
            </w:pPr>
            <w:r w:rsidRPr="00DD2041">
              <w:rPr>
                <w:sz w:val="20"/>
              </w:rPr>
              <w:t>SIZE</w:t>
            </w:r>
          </w:p>
        </w:tc>
        <w:tc>
          <w:tcPr>
            <w:tcW w:w="1747" w:type="dxa"/>
          </w:tcPr>
          <w:p w14:paraId="6DDB0139" w14:textId="77777777" w:rsidR="00B54659" w:rsidRPr="00DD2041" w:rsidRDefault="00B54659" w:rsidP="0027597F">
            <w:pPr>
              <w:rPr>
                <w:sz w:val="20"/>
              </w:rPr>
            </w:pPr>
            <w:r w:rsidRPr="00DD2041">
              <w:rPr>
                <w:sz w:val="20"/>
              </w:rPr>
              <w:t>PAYLOAD</w:t>
            </w:r>
          </w:p>
        </w:tc>
      </w:tr>
      <w:tr w:rsidR="00B54659" w14:paraId="286ECC6D" w14:textId="77777777" w:rsidTr="00B54659">
        <w:tc>
          <w:tcPr>
            <w:tcW w:w="993" w:type="dxa"/>
          </w:tcPr>
          <w:p w14:paraId="4F405031" w14:textId="77777777" w:rsidR="00B54659" w:rsidRPr="00DD2041" w:rsidRDefault="00B54659" w:rsidP="0027597F">
            <w:pPr>
              <w:rPr>
                <w:sz w:val="20"/>
              </w:rPr>
            </w:pPr>
            <w:r>
              <w:rPr>
                <w:sz w:val="20"/>
              </w:rPr>
              <w:t>1 byte</w:t>
            </w:r>
          </w:p>
        </w:tc>
        <w:tc>
          <w:tcPr>
            <w:tcW w:w="799" w:type="dxa"/>
          </w:tcPr>
          <w:p w14:paraId="71514CCD" w14:textId="77777777" w:rsidR="00B54659" w:rsidRPr="00DD2041" w:rsidRDefault="00B54659" w:rsidP="0027597F">
            <w:pPr>
              <w:rPr>
                <w:sz w:val="20"/>
              </w:rPr>
            </w:pPr>
            <w:r>
              <w:rPr>
                <w:sz w:val="20"/>
              </w:rPr>
              <w:t>1byte</w:t>
            </w:r>
          </w:p>
        </w:tc>
        <w:tc>
          <w:tcPr>
            <w:tcW w:w="1747" w:type="dxa"/>
          </w:tcPr>
          <w:p w14:paraId="56FC4EFB" w14:textId="77777777" w:rsidR="00B54659" w:rsidRPr="00DD2041" w:rsidRDefault="00B54659" w:rsidP="0027597F">
            <w:pPr>
              <w:rPr>
                <w:sz w:val="20"/>
              </w:rPr>
            </w:pPr>
            <w:r w:rsidRPr="00DD2041">
              <w:rPr>
                <w:sz w:val="20"/>
              </w:rPr>
              <w:t xml:space="preserve">0 – </w:t>
            </w:r>
            <w:r>
              <w:rPr>
                <w:sz w:val="20"/>
              </w:rPr>
              <w:t>118</w:t>
            </w:r>
            <w:r w:rsidRPr="00DD2041">
              <w:rPr>
                <w:sz w:val="20"/>
              </w:rPr>
              <w:t xml:space="preserve"> bytes</w:t>
            </w:r>
          </w:p>
        </w:tc>
      </w:tr>
    </w:tbl>
    <w:p w14:paraId="3DA531E3" w14:textId="77777777" w:rsidR="00B54659" w:rsidRDefault="00B54659" w:rsidP="00CF0956">
      <w:pPr>
        <w:keepNext/>
      </w:pPr>
    </w:p>
    <w:p w14:paraId="0577A577" w14:textId="77777777" w:rsidR="00B54659" w:rsidRDefault="00B54659" w:rsidP="00CF0956">
      <w:pPr>
        <w:keepNext/>
      </w:pPr>
      <w:r>
        <w:t>The VER field indicates the version of the Vibe Datagram as 0bxxxx.0bxxxx which for version 1.0 would be 0b0001.0b0000 = 0x10</w:t>
      </w:r>
    </w:p>
    <w:bookmarkEnd w:id="58"/>
    <w:p w14:paraId="5A136B18" w14:textId="77777777" w:rsidR="00B54659" w:rsidRDefault="00B54659" w:rsidP="00CF0956">
      <w:pPr>
        <w:keepNext/>
      </w:pPr>
    </w:p>
    <w:p w14:paraId="36005FA5" w14:textId="77777777" w:rsidR="00B54659" w:rsidRDefault="00B54659" w:rsidP="00CF0956">
      <w:pPr>
        <w:keepNext/>
      </w:pPr>
      <w:r>
        <w:t>The SIZE field contains the number of bytes in the datagram excluding VER and SIZE. The SIZE value must be in the range [</w:t>
      </w:r>
      <w:r w:rsidR="009420E3">
        <w:t>0</w:t>
      </w:r>
      <w:r>
        <w:t xml:space="preserve">; </w:t>
      </w:r>
      <w:r w:rsidR="009420E3">
        <w:t>118</w:t>
      </w:r>
      <w:r>
        <w:t>].</w:t>
      </w:r>
    </w:p>
    <w:p w14:paraId="4762144F" w14:textId="77777777" w:rsidR="00234F85" w:rsidRPr="00234F85" w:rsidRDefault="00234F85" w:rsidP="00234F85">
      <w:pPr>
        <w:pStyle w:val="BodyText"/>
      </w:pPr>
    </w:p>
    <w:p w14:paraId="18B1EC99" w14:textId="77777777" w:rsidR="00DA5BA6" w:rsidRDefault="00DA5BA6" w:rsidP="000A17C7">
      <w:pPr>
        <w:pStyle w:val="Heading2"/>
      </w:pPr>
      <w:bookmarkStart w:id="59" w:name="_Ref408880188"/>
      <w:bookmarkStart w:id="60" w:name="_Toc471073841"/>
      <w:r>
        <w:t xml:space="preserve">Vibe </w:t>
      </w:r>
      <w:r w:rsidR="00E9002F">
        <w:t>Protocol</w:t>
      </w:r>
      <w:r>
        <w:t xml:space="preserve"> Modules</w:t>
      </w:r>
      <w:bookmarkEnd w:id="59"/>
      <w:bookmarkEnd w:id="60"/>
    </w:p>
    <w:p w14:paraId="7CCE7183" w14:textId="77777777" w:rsidR="00B1787A" w:rsidRDefault="00B1787A" w:rsidP="00B1787A">
      <w:pPr>
        <w:pStyle w:val="BodyText"/>
      </w:pPr>
      <w:r>
        <w:t>Vibe Protocol Modules are transported in the payload part of a Vibe Datagram.</w:t>
      </w:r>
    </w:p>
    <w:p w14:paraId="262335C3" w14:textId="339AE6E6" w:rsidR="008409F4" w:rsidRPr="00B1787A" w:rsidRDefault="008409F4" w:rsidP="00B1787A">
      <w:pPr>
        <w:pStyle w:val="BodyText"/>
      </w:pPr>
      <w:r>
        <w:t>Each module has a “Module id” that numbers the module.</w:t>
      </w:r>
      <w:r>
        <w:br/>
        <w:t>Each module will then contain a set of messages, each numbered by a “Message id”</w:t>
      </w:r>
    </w:p>
    <w:p w14:paraId="16E596D1" w14:textId="77777777" w:rsidR="00DA5BA6" w:rsidRDefault="0057067E" w:rsidP="000A17C7">
      <w:pPr>
        <w:pStyle w:val="Heading3"/>
      </w:pPr>
      <w:bookmarkStart w:id="61" w:name="_Toc471073842"/>
      <w:r>
        <w:t>Control Module</w:t>
      </w:r>
      <w:bookmarkEnd w:id="61"/>
    </w:p>
    <w:p w14:paraId="00D79CE2" w14:textId="77777777" w:rsidR="0057067E" w:rsidRDefault="0057067E" w:rsidP="000A17C7">
      <w:pPr>
        <w:pStyle w:val="Heading4"/>
      </w:pPr>
      <w:proofErr w:type="spellStart"/>
      <w:r>
        <w:t>Control.Reset</w:t>
      </w:r>
      <w:proofErr w:type="spellEnd"/>
    </w:p>
    <w:p w14:paraId="6AAA2C1E" w14:textId="77777777" w:rsidR="0057067E" w:rsidRDefault="0057067E" w:rsidP="0057067E">
      <w:r>
        <w:t>This command is used from the Client to reset the Server to idle state.</w:t>
      </w:r>
    </w:p>
    <w:p w14:paraId="1D6B6693" w14:textId="77777777" w:rsidR="0057067E" w:rsidRPr="0057067E" w:rsidRDefault="0057067E" w:rsidP="0057067E"/>
    <w:tbl>
      <w:tblPr>
        <w:tblStyle w:val="TableGrid"/>
        <w:tblW w:w="0" w:type="auto"/>
        <w:tblInd w:w="108" w:type="dxa"/>
        <w:tblLook w:val="04A0" w:firstRow="1" w:lastRow="0" w:firstColumn="1" w:lastColumn="0" w:noHBand="0" w:noVBand="1"/>
      </w:tblPr>
      <w:tblGrid>
        <w:gridCol w:w="828"/>
        <w:gridCol w:w="2153"/>
        <w:gridCol w:w="1568"/>
        <w:gridCol w:w="1002"/>
        <w:gridCol w:w="3968"/>
      </w:tblGrid>
      <w:tr w:rsidR="0057067E" w14:paraId="14C73FE5" w14:textId="77777777" w:rsidTr="0057067E">
        <w:tc>
          <w:tcPr>
            <w:tcW w:w="828" w:type="dxa"/>
          </w:tcPr>
          <w:p w14:paraId="3C4AD504" w14:textId="77777777" w:rsidR="0057067E" w:rsidRPr="000D3618" w:rsidRDefault="0057067E" w:rsidP="00E3083F">
            <w:pPr>
              <w:rPr>
                <w:b/>
              </w:rPr>
            </w:pPr>
            <w:r>
              <w:rPr>
                <w:b/>
              </w:rPr>
              <w:t>Byte Pos</w:t>
            </w:r>
          </w:p>
        </w:tc>
        <w:tc>
          <w:tcPr>
            <w:tcW w:w="2153" w:type="dxa"/>
          </w:tcPr>
          <w:p w14:paraId="1DDADC76" w14:textId="77777777" w:rsidR="0057067E" w:rsidRPr="000D3618" w:rsidRDefault="0057067E" w:rsidP="00E3083F">
            <w:pPr>
              <w:rPr>
                <w:b/>
              </w:rPr>
            </w:pPr>
            <w:r w:rsidRPr="000D3618">
              <w:rPr>
                <w:b/>
              </w:rPr>
              <w:t>Data</w:t>
            </w:r>
          </w:p>
        </w:tc>
        <w:tc>
          <w:tcPr>
            <w:tcW w:w="1568" w:type="dxa"/>
          </w:tcPr>
          <w:p w14:paraId="704864D2" w14:textId="77777777" w:rsidR="0057067E" w:rsidRDefault="0057067E" w:rsidP="00E3083F">
            <w:pPr>
              <w:rPr>
                <w:b/>
              </w:rPr>
            </w:pPr>
            <w:r>
              <w:rPr>
                <w:b/>
              </w:rPr>
              <w:t>Type</w:t>
            </w:r>
          </w:p>
        </w:tc>
        <w:tc>
          <w:tcPr>
            <w:tcW w:w="1002" w:type="dxa"/>
          </w:tcPr>
          <w:p w14:paraId="2450B0D8" w14:textId="77777777" w:rsidR="0057067E" w:rsidRPr="000D3618" w:rsidRDefault="0057067E" w:rsidP="00E3083F">
            <w:pPr>
              <w:rPr>
                <w:b/>
              </w:rPr>
            </w:pPr>
            <w:r>
              <w:rPr>
                <w:b/>
              </w:rPr>
              <w:t>Byte Length</w:t>
            </w:r>
          </w:p>
        </w:tc>
        <w:tc>
          <w:tcPr>
            <w:tcW w:w="3968" w:type="dxa"/>
          </w:tcPr>
          <w:p w14:paraId="469D1F51" w14:textId="77777777" w:rsidR="0057067E" w:rsidRPr="000D3618" w:rsidRDefault="0057067E" w:rsidP="00E3083F">
            <w:pPr>
              <w:rPr>
                <w:b/>
              </w:rPr>
            </w:pPr>
            <w:r w:rsidRPr="000D3618">
              <w:rPr>
                <w:b/>
              </w:rPr>
              <w:t>Description</w:t>
            </w:r>
          </w:p>
        </w:tc>
      </w:tr>
      <w:tr w:rsidR="0057067E" w14:paraId="43718DDB" w14:textId="77777777" w:rsidTr="0057067E">
        <w:tc>
          <w:tcPr>
            <w:tcW w:w="828" w:type="dxa"/>
          </w:tcPr>
          <w:p w14:paraId="3AEAE306" w14:textId="77777777" w:rsidR="0057067E" w:rsidRDefault="0057067E" w:rsidP="00E3083F">
            <w:r>
              <w:t>0</w:t>
            </w:r>
          </w:p>
        </w:tc>
        <w:tc>
          <w:tcPr>
            <w:tcW w:w="2153" w:type="dxa"/>
          </w:tcPr>
          <w:p w14:paraId="601424CF" w14:textId="77777777" w:rsidR="0057067E" w:rsidRDefault="0057067E" w:rsidP="00E3083F">
            <w:r>
              <w:t>0x00</w:t>
            </w:r>
          </w:p>
        </w:tc>
        <w:tc>
          <w:tcPr>
            <w:tcW w:w="1568" w:type="dxa"/>
          </w:tcPr>
          <w:p w14:paraId="7FD50BE9" w14:textId="77777777" w:rsidR="0057067E" w:rsidRDefault="0057067E" w:rsidP="00E3083F">
            <w:r>
              <w:t>uint8_t</w:t>
            </w:r>
          </w:p>
        </w:tc>
        <w:tc>
          <w:tcPr>
            <w:tcW w:w="1002" w:type="dxa"/>
          </w:tcPr>
          <w:p w14:paraId="2B36ED5F" w14:textId="77777777" w:rsidR="0057067E" w:rsidRDefault="0057067E" w:rsidP="00E3083F">
            <w:r>
              <w:t>1</w:t>
            </w:r>
          </w:p>
        </w:tc>
        <w:tc>
          <w:tcPr>
            <w:tcW w:w="3968" w:type="dxa"/>
          </w:tcPr>
          <w:p w14:paraId="753D1593" w14:textId="77777777" w:rsidR="0057067E" w:rsidRDefault="0057067E" w:rsidP="0057067E">
            <w:r>
              <w:t>Module id</w:t>
            </w:r>
          </w:p>
        </w:tc>
      </w:tr>
      <w:tr w:rsidR="0057067E" w14:paraId="2AEC5E34" w14:textId="77777777" w:rsidTr="0057067E">
        <w:tc>
          <w:tcPr>
            <w:tcW w:w="828" w:type="dxa"/>
          </w:tcPr>
          <w:p w14:paraId="765BE24C" w14:textId="77777777" w:rsidR="0057067E" w:rsidRDefault="0057067E" w:rsidP="00E3083F">
            <w:r>
              <w:t>1</w:t>
            </w:r>
          </w:p>
        </w:tc>
        <w:tc>
          <w:tcPr>
            <w:tcW w:w="2153" w:type="dxa"/>
          </w:tcPr>
          <w:p w14:paraId="3E057259" w14:textId="77777777" w:rsidR="0057067E" w:rsidRDefault="0057067E" w:rsidP="00E3083F">
            <w:r>
              <w:t>0x00</w:t>
            </w:r>
          </w:p>
        </w:tc>
        <w:tc>
          <w:tcPr>
            <w:tcW w:w="1568" w:type="dxa"/>
          </w:tcPr>
          <w:p w14:paraId="72009A2B" w14:textId="77777777" w:rsidR="0057067E" w:rsidRDefault="0057067E" w:rsidP="00E3083F">
            <w:r>
              <w:t>uint8_t</w:t>
            </w:r>
          </w:p>
        </w:tc>
        <w:tc>
          <w:tcPr>
            <w:tcW w:w="1002" w:type="dxa"/>
          </w:tcPr>
          <w:p w14:paraId="1C275BA9" w14:textId="77777777" w:rsidR="0057067E" w:rsidRDefault="0057067E" w:rsidP="00E3083F">
            <w:r>
              <w:t>1</w:t>
            </w:r>
          </w:p>
        </w:tc>
        <w:tc>
          <w:tcPr>
            <w:tcW w:w="3968" w:type="dxa"/>
          </w:tcPr>
          <w:p w14:paraId="2CF41592" w14:textId="77777777" w:rsidR="0057067E" w:rsidRDefault="0057067E" w:rsidP="00E3083F">
            <w:r>
              <w:t>Message id</w:t>
            </w:r>
          </w:p>
        </w:tc>
      </w:tr>
    </w:tbl>
    <w:p w14:paraId="48E6B467" w14:textId="77777777" w:rsidR="0057067E" w:rsidRDefault="0057067E" w:rsidP="0057067E">
      <w:pPr>
        <w:pStyle w:val="BodyText"/>
      </w:pPr>
    </w:p>
    <w:p w14:paraId="55A3A025" w14:textId="77777777" w:rsidR="00E17DA2" w:rsidRDefault="00E17DA2">
      <w:pPr>
        <w:rPr>
          <w:b/>
          <w:sz w:val="26"/>
        </w:rPr>
      </w:pPr>
      <w:bookmarkStart w:id="62" w:name="_Ref408955141"/>
      <w:r>
        <w:br w:type="page"/>
      </w:r>
    </w:p>
    <w:p w14:paraId="01438549" w14:textId="77777777" w:rsidR="0075284B" w:rsidRDefault="0075284B" w:rsidP="000A17C7">
      <w:pPr>
        <w:pStyle w:val="Heading3"/>
      </w:pPr>
      <w:bookmarkStart w:id="63" w:name="_Ref410164143"/>
      <w:bookmarkStart w:id="64" w:name="_Toc471073843"/>
      <w:r>
        <w:lastRenderedPageBreak/>
        <w:t>Motor Module</w:t>
      </w:r>
      <w:bookmarkEnd w:id="62"/>
      <w:bookmarkEnd w:id="63"/>
      <w:bookmarkEnd w:id="64"/>
    </w:p>
    <w:p w14:paraId="4CBB7673" w14:textId="63F5B7ED" w:rsidR="00027D78" w:rsidRDefault="00027D78" w:rsidP="00027D78">
      <w:pPr>
        <w:pStyle w:val="BodyText"/>
      </w:pPr>
      <w:r>
        <w:t xml:space="preserve">This module </w:t>
      </w:r>
      <w:proofErr w:type="gramStart"/>
      <w:r>
        <w:t>contain</w:t>
      </w:r>
      <w:proofErr w:type="gramEnd"/>
      <w:r>
        <w:t xml:space="preserve"> a set of messages that set how a Motor connected to a Vibe Server should be controlled.</w:t>
      </w:r>
    </w:p>
    <w:p w14:paraId="165CECD5" w14:textId="77777777" w:rsidR="0075284B" w:rsidRDefault="0075284B" w:rsidP="000A17C7">
      <w:pPr>
        <w:pStyle w:val="Heading4"/>
      </w:pPr>
      <w:bookmarkStart w:id="65" w:name="_Ref411324305"/>
      <w:proofErr w:type="spellStart"/>
      <w:r>
        <w:t>Motor.RepeatingPattern</w:t>
      </w:r>
      <w:bookmarkEnd w:id="65"/>
      <w:proofErr w:type="spellEnd"/>
    </w:p>
    <w:p w14:paraId="05F65A69" w14:textId="0639D52D" w:rsidR="0075284B" w:rsidRDefault="0075284B" w:rsidP="0075284B">
      <w:r>
        <w:t>Th</w:t>
      </w:r>
      <w:r w:rsidR="006462BA">
        <w:t>ese</w:t>
      </w:r>
      <w:r>
        <w:t xml:space="preserve"> command</w:t>
      </w:r>
      <w:r w:rsidR="006462BA">
        <w:t>s</w:t>
      </w:r>
      <w:r>
        <w:t xml:space="preserve"> </w:t>
      </w:r>
      <w:r w:rsidR="006462BA">
        <w:t>are</w:t>
      </w:r>
      <w:r>
        <w:t xml:space="preserve"> used from the Client to</w:t>
      </w:r>
      <w:r w:rsidR="00CB377B">
        <w:t xml:space="preserve"> send repeating pattern</w:t>
      </w:r>
      <w:r w:rsidR="006462BA">
        <w:t>s</w:t>
      </w:r>
      <w:r w:rsidR="00CB377B">
        <w:t xml:space="preserve"> controlling a motor at the Server side.</w:t>
      </w:r>
    </w:p>
    <w:p w14:paraId="56F72182" w14:textId="73B3E541" w:rsidR="005247EA" w:rsidRDefault="00DD0460" w:rsidP="0075284B">
      <w:r>
        <w:t>It hold</w:t>
      </w:r>
      <w:r w:rsidR="005247EA">
        <w:t>s Motor Control Segment(s) (MCS) which define pattern</w:t>
      </w:r>
      <w:r w:rsidR="006462BA">
        <w:t>s</w:t>
      </w:r>
      <w:r>
        <w:t>.</w:t>
      </w:r>
    </w:p>
    <w:p w14:paraId="61CD52A0" w14:textId="322507EF" w:rsidR="0075284B" w:rsidRDefault="00DD0460" w:rsidP="0075284B">
      <w:r>
        <w:t xml:space="preserve">This pattern shall </w:t>
      </w:r>
      <w:r w:rsidR="0066638A">
        <w:t>be repeated continuously by the Server</w:t>
      </w:r>
      <w:r w:rsidR="00341007">
        <w:t xml:space="preserve"> until interrupted, see Section</w:t>
      </w:r>
      <w:r w:rsidR="00AC44E8">
        <w:t xml:space="preserve"> </w:t>
      </w:r>
      <w:r w:rsidR="00AC44E8">
        <w:fldChar w:fldCharType="begin"/>
      </w:r>
      <w:r w:rsidR="00AC44E8">
        <w:instrText xml:space="preserve"> REF _Ref410120493 \r \h </w:instrText>
      </w:r>
      <w:r w:rsidR="00AC44E8">
        <w:fldChar w:fldCharType="separate"/>
      </w:r>
      <w:r w:rsidR="00F2458C">
        <w:t>3.3</w:t>
      </w:r>
      <w:r w:rsidR="00AC44E8">
        <w:fldChar w:fldCharType="end"/>
      </w:r>
      <w:r w:rsidR="0066638A">
        <w:t>.</w:t>
      </w:r>
    </w:p>
    <w:p w14:paraId="6403F93E" w14:textId="24FDAECC" w:rsidR="00027D78" w:rsidRDefault="00027D78" w:rsidP="00027D78">
      <w:r>
        <w:t xml:space="preserve">In addition to the Message identifier, these messages also </w:t>
      </w:r>
      <w:proofErr w:type="gramStart"/>
      <w:r>
        <w:t>holds</w:t>
      </w:r>
      <w:proofErr w:type="gramEnd"/>
      <w:r>
        <w:t xml:space="preserve"> a “Timbre id” which identify the timbre of the pattern being applied.</w:t>
      </w:r>
    </w:p>
    <w:p w14:paraId="00611357" w14:textId="576EDA82" w:rsidR="001B2FAA" w:rsidRPr="0057067E" w:rsidRDefault="00E87855" w:rsidP="0007023C">
      <w:pPr>
        <w:pStyle w:val="Heading5"/>
      </w:pPr>
      <w:r>
        <w:t>Linear transition pattern</w:t>
      </w:r>
    </w:p>
    <w:tbl>
      <w:tblPr>
        <w:tblStyle w:val="TableGrid"/>
        <w:tblW w:w="0" w:type="auto"/>
        <w:tblInd w:w="108" w:type="dxa"/>
        <w:tblLook w:val="04A0" w:firstRow="1" w:lastRow="0" w:firstColumn="1" w:lastColumn="0" w:noHBand="0" w:noVBand="1"/>
      </w:tblPr>
      <w:tblGrid>
        <w:gridCol w:w="823"/>
        <w:gridCol w:w="2140"/>
        <w:gridCol w:w="1558"/>
        <w:gridCol w:w="996"/>
        <w:gridCol w:w="3944"/>
      </w:tblGrid>
      <w:tr w:rsidR="00F20A61" w14:paraId="59D251F0" w14:textId="77777777" w:rsidTr="00687D21">
        <w:trPr>
          <w:trHeight w:val="501"/>
        </w:trPr>
        <w:tc>
          <w:tcPr>
            <w:tcW w:w="823" w:type="dxa"/>
          </w:tcPr>
          <w:p w14:paraId="272FAC66" w14:textId="77777777" w:rsidR="0075284B" w:rsidRPr="000D3618" w:rsidRDefault="0075284B" w:rsidP="00E3083F">
            <w:pPr>
              <w:rPr>
                <w:b/>
              </w:rPr>
            </w:pPr>
            <w:bookmarkStart w:id="66" w:name="OLE_LINK1"/>
            <w:bookmarkStart w:id="67" w:name="OLE_LINK2"/>
            <w:r>
              <w:rPr>
                <w:b/>
              </w:rPr>
              <w:t>Byte Pos</w:t>
            </w:r>
          </w:p>
        </w:tc>
        <w:tc>
          <w:tcPr>
            <w:tcW w:w="2140" w:type="dxa"/>
          </w:tcPr>
          <w:p w14:paraId="6AF59CF2" w14:textId="77777777" w:rsidR="0075284B" w:rsidRPr="000D3618" w:rsidRDefault="0075284B" w:rsidP="00E3083F">
            <w:pPr>
              <w:rPr>
                <w:b/>
              </w:rPr>
            </w:pPr>
            <w:r w:rsidRPr="000D3618">
              <w:rPr>
                <w:b/>
              </w:rPr>
              <w:t>Data</w:t>
            </w:r>
          </w:p>
        </w:tc>
        <w:tc>
          <w:tcPr>
            <w:tcW w:w="1558" w:type="dxa"/>
          </w:tcPr>
          <w:p w14:paraId="6B92DA9C" w14:textId="77777777" w:rsidR="0075284B" w:rsidRDefault="0075284B" w:rsidP="00E3083F">
            <w:pPr>
              <w:rPr>
                <w:b/>
              </w:rPr>
            </w:pPr>
            <w:r>
              <w:rPr>
                <w:b/>
              </w:rPr>
              <w:t>Type</w:t>
            </w:r>
          </w:p>
        </w:tc>
        <w:tc>
          <w:tcPr>
            <w:tcW w:w="996" w:type="dxa"/>
          </w:tcPr>
          <w:p w14:paraId="7BD985AF" w14:textId="77777777" w:rsidR="0075284B" w:rsidRPr="000D3618" w:rsidRDefault="0075284B" w:rsidP="00E3083F">
            <w:pPr>
              <w:rPr>
                <w:b/>
              </w:rPr>
            </w:pPr>
            <w:r>
              <w:rPr>
                <w:b/>
              </w:rPr>
              <w:t>Byte Length</w:t>
            </w:r>
          </w:p>
        </w:tc>
        <w:tc>
          <w:tcPr>
            <w:tcW w:w="3944" w:type="dxa"/>
          </w:tcPr>
          <w:p w14:paraId="62EA83E2" w14:textId="77777777" w:rsidR="0075284B" w:rsidRPr="000D3618" w:rsidRDefault="0075284B" w:rsidP="00E3083F">
            <w:pPr>
              <w:rPr>
                <w:b/>
              </w:rPr>
            </w:pPr>
            <w:r w:rsidRPr="000D3618">
              <w:rPr>
                <w:b/>
              </w:rPr>
              <w:t>Description</w:t>
            </w:r>
          </w:p>
        </w:tc>
      </w:tr>
      <w:tr w:rsidR="00F20A61" w14:paraId="0D864E0E" w14:textId="77777777" w:rsidTr="00687D21">
        <w:trPr>
          <w:trHeight w:val="242"/>
        </w:trPr>
        <w:tc>
          <w:tcPr>
            <w:tcW w:w="823" w:type="dxa"/>
          </w:tcPr>
          <w:p w14:paraId="749E400C" w14:textId="77777777" w:rsidR="0075284B" w:rsidRDefault="0075284B" w:rsidP="00E3083F">
            <w:r>
              <w:t>0</w:t>
            </w:r>
          </w:p>
        </w:tc>
        <w:tc>
          <w:tcPr>
            <w:tcW w:w="2140" w:type="dxa"/>
          </w:tcPr>
          <w:p w14:paraId="760C00B8" w14:textId="77777777" w:rsidR="0075284B" w:rsidRDefault="0075284B" w:rsidP="00E3083F">
            <w:r>
              <w:t>0x01</w:t>
            </w:r>
          </w:p>
        </w:tc>
        <w:tc>
          <w:tcPr>
            <w:tcW w:w="1558" w:type="dxa"/>
          </w:tcPr>
          <w:p w14:paraId="4584967E" w14:textId="77777777" w:rsidR="0075284B" w:rsidRDefault="0075284B" w:rsidP="00E3083F">
            <w:r>
              <w:t>uint8_t</w:t>
            </w:r>
          </w:p>
        </w:tc>
        <w:tc>
          <w:tcPr>
            <w:tcW w:w="996" w:type="dxa"/>
          </w:tcPr>
          <w:p w14:paraId="0A8E3F29" w14:textId="77777777" w:rsidR="0075284B" w:rsidRDefault="0075284B" w:rsidP="00E3083F">
            <w:r>
              <w:t>1</w:t>
            </w:r>
          </w:p>
        </w:tc>
        <w:tc>
          <w:tcPr>
            <w:tcW w:w="3944" w:type="dxa"/>
          </w:tcPr>
          <w:p w14:paraId="0E19C424" w14:textId="77777777" w:rsidR="0075284B" w:rsidRDefault="0075284B" w:rsidP="00E3083F">
            <w:r>
              <w:t>Module id</w:t>
            </w:r>
          </w:p>
        </w:tc>
      </w:tr>
      <w:tr w:rsidR="00F20A61" w14:paraId="2AD53568" w14:textId="77777777" w:rsidTr="00687D21">
        <w:trPr>
          <w:trHeight w:val="242"/>
        </w:trPr>
        <w:tc>
          <w:tcPr>
            <w:tcW w:w="823" w:type="dxa"/>
          </w:tcPr>
          <w:p w14:paraId="746D32AB" w14:textId="77777777" w:rsidR="0075284B" w:rsidRDefault="0075284B" w:rsidP="00E3083F">
            <w:r>
              <w:t>1</w:t>
            </w:r>
          </w:p>
        </w:tc>
        <w:tc>
          <w:tcPr>
            <w:tcW w:w="2140" w:type="dxa"/>
          </w:tcPr>
          <w:p w14:paraId="1C3DC42F" w14:textId="77777777" w:rsidR="0075284B" w:rsidRDefault="0075284B" w:rsidP="00E3083F">
            <w:r>
              <w:t>0x0</w:t>
            </w:r>
            <w:r w:rsidR="00310E48">
              <w:t>0</w:t>
            </w:r>
          </w:p>
        </w:tc>
        <w:tc>
          <w:tcPr>
            <w:tcW w:w="1558" w:type="dxa"/>
          </w:tcPr>
          <w:p w14:paraId="089BEE82" w14:textId="77777777" w:rsidR="0075284B" w:rsidRDefault="0075284B" w:rsidP="00E3083F">
            <w:r>
              <w:t>uint8_t</w:t>
            </w:r>
          </w:p>
        </w:tc>
        <w:tc>
          <w:tcPr>
            <w:tcW w:w="996" w:type="dxa"/>
          </w:tcPr>
          <w:p w14:paraId="6119A3E0" w14:textId="77777777" w:rsidR="0075284B" w:rsidRDefault="0075284B" w:rsidP="00E3083F">
            <w:r>
              <w:t>1</w:t>
            </w:r>
          </w:p>
        </w:tc>
        <w:tc>
          <w:tcPr>
            <w:tcW w:w="3944" w:type="dxa"/>
          </w:tcPr>
          <w:p w14:paraId="2FB0C07D" w14:textId="77777777" w:rsidR="0075284B" w:rsidRDefault="0075284B" w:rsidP="00E3083F">
            <w:r>
              <w:t>Message id</w:t>
            </w:r>
          </w:p>
        </w:tc>
      </w:tr>
      <w:tr w:rsidR="006462BA" w14:paraId="609F1197" w14:textId="77777777" w:rsidTr="00687D21">
        <w:trPr>
          <w:trHeight w:val="242"/>
        </w:trPr>
        <w:tc>
          <w:tcPr>
            <w:tcW w:w="823" w:type="dxa"/>
          </w:tcPr>
          <w:p w14:paraId="5ED102CB" w14:textId="5172C91D" w:rsidR="006462BA" w:rsidRDefault="006462BA" w:rsidP="00E3083F">
            <w:r>
              <w:t>2</w:t>
            </w:r>
          </w:p>
        </w:tc>
        <w:tc>
          <w:tcPr>
            <w:tcW w:w="2140" w:type="dxa"/>
          </w:tcPr>
          <w:p w14:paraId="13650834" w14:textId="315EC534" w:rsidR="006462BA" w:rsidRDefault="006462BA" w:rsidP="00E3083F">
            <w:r>
              <w:t>0x00</w:t>
            </w:r>
          </w:p>
        </w:tc>
        <w:tc>
          <w:tcPr>
            <w:tcW w:w="1558" w:type="dxa"/>
          </w:tcPr>
          <w:p w14:paraId="25F8804B" w14:textId="4F057C8C" w:rsidR="006462BA" w:rsidRDefault="006462BA" w:rsidP="00E3083F">
            <w:r>
              <w:t>uint8_t</w:t>
            </w:r>
          </w:p>
        </w:tc>
        <w:tc>
          <w:tcPr>
            <w:tcW w:w="996" w:type="dxa"/>
          </w:tcPr>
          <w:p w14:paraId="495E8913" w14:textId="2087E259" w:rsidR="006462BA" w:rsidRDefault="006462BA" w:rsidP="00E3083F">
            <w:r>
              <w:t>1</w:t>
            </w:r>
          </w:p>
        </w:tc>
        <w:tc>
          <w:tcPr>
            <w:tcW w:w="3944" w:type="dxa"/>
          </w:tcPr>
          <w:p w14:paraId="4ABD70D9" w14:textId="461C86BA" w:rsidR="006462BA" w:rsidRDefault="006462BA" w:rsidP="00E3083F">
            <w:r>
              <w:t>Timbre id</w:t>
            </w:r>
            <w:r w:rsidR="00027D78">
              <w:t xml:space="preserve"> – Linear</w:t>
            </w:r>
          </w:p>
        </w:tc>
      </w:tr>
      <w:tr w:rsidR="00F20A61" w14:paraId="24B959DA" w14:textId="77777777" w:rsidTr="00687D21">
        <w:trPr>
          <w:trHeight w:val="242"/>
        </w:trPr>
        <w:tc>
          <w:tcPr>
            <w:tcW w:w="823" w:type="dxa"/>
          </w:tcPr>
          <w:p w14:paraId="506EA0E2" w14:textId="52C19CA5" w:rsidR="006449B4" w:rsidRDefault="006462BA" w:rsidP="00E3083F">
            <w:r>
              <w:t>3</w:t>
            </w:r>
          </w:p>
        </w:tc>
        <w:tc>
          <w:tcPr>
            <w:tcW w:w="2140" w:type="dxa"/>
          </w:tcPr>
          <w:p w14:paraId="3F1EF098" w14:textId="77777777" w:rsidR="006449B4" w:rsidRDefault="006449B4" w:rsidP="00E3083F">
            <w:r>
              <w:t>Pattern Id</w:t>
            </w:r>
          </w:p>
        </w:tc>
        <w:tc>
          <w:tcPr>
            <w:tcW w:w="1558" w:type="dxa"/>
          </w:tcPr>
          <w:p w14:paraId="2100BFAD" w14:textId="77777777" w:rsidR="006449B4" w:rsidRDefault="006449B4" w:rsidP="00E3083F">
            <w:r>
              <w:t>uint8_t</w:t>
            </w:r>
          </w:p>
        </w:tc>
        <w:tc>
          <w:tcPr>
            <w:tcW w:w="996" w:type="dxa"/>
          </w:tcPr>
          <w:p w14:paraId="34C61C20" w14:textId="77777777" w:rsidR="006449B4" w:rsidRDefault="006449B4" w:rsidP="00E3083F">
            <w:r>
              <w:t>1</w:t>
            </w:r>
          </w:p>
        </w:tc>
        <w:tc>
          <w:tcPr>
            <w:tcW w:w="3944" w:type="dxa"/>
          </w:tcPr>
          <w:p w14:paraId="10EE1E94" w14:textId="3C4B98B8" w:rsidR="006449B4" w:rsidRDefault="006449B4">
            <w:r>
              <w:t>Pattern Identifier</w:t>
            </w:r>
            <w:r w:rsidR="00027D78">
              <w:t xml:space="preserve"> – This value is supplied by the Client, and then stored by the Server, to identify this Pattern.</w:t>
            </w:r>
          </w:p>
          <w:p w14:paraId="2F31CE05" w14:textId="24058428" w:rsidR="00027D78" w:rsidRDefault="00027D78">
            <w:r>
              <w:t xml:space="preserve">This is used by the Client to acknowledge which pattern is run via e.g. </w:t>
            </w:r>
            <w:proofErr w:type="spellStart"/>
            <w:r>
              <w:t>Motor.State</w:t>
            </w:r>
            <w:proofErr w:type="spellEnd"/>
            <w:r>
              <w:t xml:space="preserve"> Notifications (see Section </w:t>
            </w:r>
            <w:r>
              <w:fldChar w:fldCharType="begin"/>
            </w:r>
            <w:r>
              <w:instrText xml:space="preserve"> REF _Ref471073287 \r \h </w:instrText>
            </w:r>
            <w:r>
              <w:fldChar w:fldCharType="separate"/>
            </w:r>
            <w:r w:rsidR="00F2458C">
              <w:t>3.2.2.3</w:t>
            </w:r>
            <w:r>
              <w:fldChar w:fldCharType="end"/>
            </w:r>
            <w:r>
              <w:t>)</w:t>
            </w:r>
          </w:p>
        </w:tc>
      </w:tr>
      <w:tr w:rsidR="00F20A61" w14:paraId="6CF1A31C" w14:textId="77777777" w:rsidTr="00687D21">
        <w:trPr>
          <w:trHeight w:val="759"/>
        </w:trPr>
        <w:tc>
          <w:tcPr>
            <w:tcW w:w="823" w:type="dxa"/>
          </w:tcPr>
          <w:p w14:paraId="75B8D755" w14:textId="68A3439A" w:rsidR="0031091F" w:rsidRDefault="006462BA" w:rsidP="00FF487B">
            <w:r>
              <w:t>4</w:t>
            </w:r>
          </w:p>
        </w:tc>
        <w:tc>
          <w:tcPr>
            <w:tcW w:w="2140" w:type="dxa"/>
          </w:tcPr>
          <w:p w14:paraId="4F29E199" w14:textId="77777777" w:rsidR="0031091F" w:rsidRDefault="0031091F" w:rsidP="00FF487B">
            <w:r>
              <w:t>Main Intensity Control (MIC)</w:t>
            </w:r>
          </w:p>
        </w:tc>
        <w:tc>
          <w:tcPr>
            <w:tcW w:w="1558" w:type="dxa"/>
          </w:tcPr>
          <w:p w14:paraId="14C07F07" w14:textId="77777777" w:rsidR="0031091F" w:rsidRDefault="0031091F" w:rsidP="00FF487B">
            <w:r>
              <w:t>uint8_t</w:t>
            </w:r>
          </w:p>
        </w:tc>
        <w:tc>
          <w:tcPr>
            <w:tcW w:w="996" w:type="dxa"/>
          </w:tcPr>
          <w:p w14:paraId="37D5FE38" w14:textId="77777777" w:rsidR="0031091F" w:rsidRDefault="0031091F" w:rsidP="00FF487B">
            <w:r>
              <w:t>1</w:t>
            </w:r>
          </w:p>
        </w:tc>
        <w:tc>
          <w:tcPr>
            <w:tcW w:w="3944" w:type="dxa"/>
          </w:tcPr>
          <w:p w14:paraId="2786798B" w14:textId="0EB324E7" w:rsidR="0031091F" w:rsidRDefault="0031091F" w:rsidP="0031091F">
            <w:r>
              <w:t xml:space="preserve">The overall intensity, in percentage 0-100 %, at which the current pattern should begin execution. See Section </w:t>
            </w:r>
            <w:r>
              <w:fldChar w:fldCharType="begin"/>
            </w:r>
            <w:r>
              <w:instrText xml:space="preserve"> REF _Ref410126252 \r \h </w:instrText>
            </w:r>
            <w:r>
              <w:fldChar w:fldCharType="separate"/>
            </w:r>
            <w:r w:rsidR="00F2458C">
              <w:t>3.2.2.5</w:t>
            </w:r>
            <w:r>
              <w:fldChar w:fldCharType="end"/>
            </w:r>
            <w:r>
              <w:t>.</w:t>
            </w:r>
          </w:p>
        </w:tc>
      </w:tr>
      <w:tr w:rsidR="00F20A61" w14:paraId="1D32728D" w14:textId="77777777" w:rsidTr="00687D21">
        <w:trPr>
          <w:trHeight w:val="743"/>
        </w:trPr>
        <w:tc>
          <w:tcPr>
            <w:tcW w:w="823" w:type="dxa"/>
          </w:tcPr>
          <w:p w14:paraId="0D0B4C4E" w14:textId="5A6546BB" w:rsidR="00CD66E8" w:rsidRDefault="006462BA" w:rsidP="00E3083F">
            <w:r>
              <w:t>5</w:t>
            </w:r>
          </w:p>
        </w:tc>
        <w:tc>
          <w:tcPr>
            <w:tcW w:w="2140" w:type="dxa"/>
          </w:tcPr>
          <w:p w14:paraId="057B0BCE" w14:textId="77777777" w:rsidR="00CD66E8" w:rsidRDefault="00CD66E8" w:rsidP="00E3083F">
            <w:r>
              <w:t>Intensity</w:t>
            </w:r>
            <w:r w:rsidR="00A53FD7">
              <w:t xml:space="preserve"> Begin</w:t>
            </w:r>
          </w:p>
        </w:tc>
        <w:tc>
          <w:tcPr>
            <w:tcW w:w="1558" w:type="dxa"/>
          </w:tcPr>
          <w:p w14:paraId="5C808B8A" w14:textId="77777777" w:rsidR="00CD66E8" w:rsidRDefault="00CD66E8" w:rsidP="00E3083F">
            <w:r>
              <w:t>uint8_t</w:t>
            </w:r>
          </w:p>
        </w:tc>
        <w:tc>
          <w:tcPr>
            <w:tcW w:w="996" w:type="dxa"/>
          </w:tcPr>
          <w:p w14:paraId="4A7625B1" w14:textId="77777777" w:rsidR="00CD66E8" w:rsidRDefault="00CD66E8" w:rsidP="00E3083F">
            <w:r>
              <w:t>1</w:t>
            </w:r>
          </w:p>
        </w:tc>
        <w:tc>
          <w:tcPr>
            <w:tcW w:w="3944" w:type="dxa"/>
          </w:tcPr>
          <w:p w14:paraId="3190DB1B" w14:textId="77777777" w:rsidR="00CD66E8" w:rsidRDefault="00CD66E8" w:rsidP="00982ED8">
            <w:r>
              <w:t>The intensity</w:t>
            </w:r>
            <w:r w:rsidR="00982ED8">
              <w:t>, in percentage 0-100 %,</w:t>
            </w:r>
            <w:r>
              <w:t xml:space="preserve"> </w:t>
            </w:r>
            <w:r w:rsidR="00982ED8">
              <w:t xml:space="preserve">at </w:t>
            </w:r>
            <w:r w:rsidR="005D3EE7">
              <w:t xml:space="preserve">which the Motor should </w:t>
            </w:r>
            <w:r w:rsidR="00A53FD7">
              <w:t>begin</w:t>
            </w:r>
            <w:r w:rsidR="00982ED8">
              <w:t xml:space="preserve"> this segment.</w:t>
            </w:r>
          </w:p>
        </w:tc>
      </w:tr>
      <w:tr w:rsidR="00F20A61" w14:paraId="70804821" w14:textId="77777777" w:rsidTr="00687D21">
        <w:trPr>
          <w:trHeight w:val="501"/>
        </w:trPr>
        <w:tc>
          <w:tcPr>
            <w:tcW w:w="823" w:type="dxa"/>
          </w:tcPr>
          <w:p w14:paraId="33615999" w14:textId="7A576153" w:rsidR="00A53FD7" w:rsidRDefault="006462BA" w:rsidP="00E3083F">
            <w:r>
              <w:t>6</w:t>
            </w:r>
          </w:p>
        </w:tc>
        <w:tc>
          <w:tcPr>
            <w:tcW w:w="2140" w:type="dxa"/>
          </w:tcPr>
          <w:p w14:paraId="38B71C46" w14:textId="77777777" w:rsidR="00A53FD7" w:rsidRDefault="00A53FD7" w:rsidP="00A53FD7">
            <w:r>
              <w:t>Intensity End</w:t>
            </w:r>
          </w:p>
        </w:tc>
        <w:tc>
          <w:tcPr>
            <w:tcW w:w="1558" w:type="dxa"/>
          </w:tcPr>
          <w:p w14:paraId="63C46D2A" w14:textId="77777777" w:rsidR="00A53FD7" w:rsidRDefault="00A53FD7" w:rsidP="00E3083F">
            <w:r>
              <w:t>uint8_t</w:t>
            </w:r>
          </w:p>
        </w:tc>
        <w:tc>
          <w:tcPr>
            <w:tcW w:w="996" w:type="dxa"/>
          </w:tcPr>
          <w:p w14:paraId="019CC5E5" w14:textId="77777777" w:rsidR="00A53FD7" w:rsidRDefault="00A53FD7" w:rsidP="00E3083F">
            <w:r>
              <w:t>1</w:t>
            </w:r>
          </w:p>
        </w:tc>
        <w:tc>
          <w:tcPr>
            <w:tcW w:w="3944" w:type="dxa"/>
          </w:tcPr>
          <w:p w14:paraId="7660894D" w14:textId="77777777" w:rsidR="00A53FD7" w:rsidRDefault="00982ED8" w:rsidP="00982ED8">
            <w:r>
              <w:t>The intensity, in percentage 0-100 %, at which the Motor should end this segment.</w:t>
            </w:r>
          </w:p>
        </w:tc>
      </w:tr>
      <w:tr w:rsidR="00F20A61" w14:paraId="11FD1EFE" w14:textId="77777777" w:rsidTr="00687D21">
        <w:trPr>
          <w:trHeight w:val="759"/>
        </w:trPr>
        <w:tc>
          <w:tcPr>
            <w:tcW w:w="823" w:type="dxa"/>
          </w:tcPr>
          <w:p w14:paraId="045C1ACB" w14:textId="053DB4DA" w:rsidR="00CD66E8" w:rsidRDefault="006462BA" w:rsidP="00E3083F">
            <w:r>
              <w:t>7</w:t>
            </w:r>
          </w:p>
        </w:tc>
        <w:tc>
          <w:tcPr>
            <w:tcW w:w="2140" w:type="dxa"/>
          </w:tcPr>
          <w:p w14:paraId="5C7C9A83" w14:textId="77777777" w:rsidR="00CD66E8" w:rsidRDefault="00A53FD7" w:rsidP="00E3083F">
            <w:r>
              <w:t>Transition Period</w:t>
            </w:r>
          </w:p>
        </w:tc>
        <w:tc>
          <w:tcPr>
            <w:tcW w:w="1558" w:type="dxa"/>
          </w:tcPr>
          <w:p w14:paraId="33407958" w14:textId="77777777" w:rsidR="00CD66E8" w:rsidRDefault="00CD66E8" w:rsidP="00CD66E8">
            <w:r>
              <w:t>uint16_t</w:t>
            </w:r>
          </w:p>
        </w:tc>
        <w:tc>
          <w:tcPr>
            <w:tcW w:w="996" w:type="dxa"/>
          </w:tcPr>
          <w:p w14:paraId="4B7BF212" w14:textId="77777777" w:rsidR="00CD66E8" w:rsidRDefault="00CD66E8" w:rsidP="00E3083F">
            <w:r>
              <w:t>2</w:t>
            </w:r>
          </w:p>
        </w:tc>
        <w:tc>
          <w:tcPr>
            <w:tcW w:w="3944" w:type="dxa"/>
          </w:tcPr>
          <w:p w14:paraId="6D0272DB" w14:textId="77777777" w:rsidR="00CD66E8" w:rsidRDefault="00CD66E8" w:rsidP="00982ED8">
            <w:r>
              <w:t xml:space="preserve">Indicates the </w:t>
            </w:r>
            <w:r w:rsidR="00982ED8">
              <w:t>transition time for the Motor to transition from Intensity Begin to Intensity End.</w:t>
            </w:r>
            <w:r w:rsidR="0045296C">
              <w:t xml:space="preserve"> [</w:t>
            </w:r>
            <w:proofErr w:type="spellStart"/>
            <w:r w:rsidR="0045296C">
              <w:t>ms</w:t>
            </w:r>
            <w:proofErr w:type="spellEnd"/>
            <w:r w:rsidR="0045296C">
              <w:t>]</w:t>
            </w:r>
          </w:p>
        </w:tc>
      </w:tr>
      <w:tr w:rsidR="00F20A61" w14:paraId="54D930EF" w14:textId="77777777" w:rsidTr="00687D21">
        <w:trPr>
          <w:trHeight w:val="1502"/>
        </w:trPr>
        <w:tc>
          <w:tcPr>
            <w:tcW w:w="823" w:type="dxa"/>
          </w:tcPr>
          <w:p w14:paraId="369AAB40" w14:textId="4C96228A" w:rsidR="005D3EE7" w:rsidRDefault="001D4F73" w:rsidP="00E3083F">
            <w:ins w:id="68" w:author="Author">
              <w:r>
                <w:t>8…</w:t>
              </w:r>
            </w:ins>
            <w:del w:id="69" w:author="Author">
              <w:r w:rsidR="006462BA" w:rsidDel="001D4F73">
                <w:delText>9</w:delText>
              </w:r>
            </w:del>
          </w:p>
        </w:tc>
        <w:tc>
          <w:tcPr>
            <w:tcW w:w="2140" w:type="dxa"/>
          </w:tcPr>
          <w:p w14:paraId="66A879D5" w14:textId="77777777" w:rsidR="00CB377B" w:rsidRDefault="008D29EC" w:rsidP="00E3083F">
            <w:bookmarkStart w:id="70" w:name="OLE_LINK5"/>
            <w:bookmarkStart w:id="71" w:name="OLE_LINK6"/>
            <w:r>
              <w:t>Additional</w:t>
            </w:r>
            <w:r w:rsidR="00982ED8">
              <w:t xml:space="preserve"> Motor Control Segment(s)</w:t>
            </w:r>
          </w:p>
          <w:p w14:paraId="6856DA6F" w14:textId="77777777" w:rsidR="00982ED8" w:rsidRDefault="00982ED8" w:rsidP="00E3083F">
            <w:r>
              <w:t>.</w:t>
            </w:r>
          </w:p>
          <w:p w14:paraId="6706D067" w14:textId="77777777" w:rsidR="00982ED8" w:rsidRDefault="00982ED8" w:rsidP="00E3083F">
            <w:r>
              <w:t>.</w:t>
            </w:r>
          </w:p>
          <w:p w14:paraId="0B75F7D5" w14:textId="77777777" w:rsidR="00982ED8" w:rsidRDefault="00982ED8" w:rsidP="00E3083F">
            <w:r>
              <w:t>.</w:t>
            </w:r>
          </w:p>
          <w:bookmarkEnd w:id="70"/>
          <w:bookmarkEnd w:id="71"/>
          <w:p w14:paraId="47B155E2" w14:textId="77777777" w:rsidR="005661F5" w:rsidRDefault="005661F5" w:rsidP="00E3083F"/>
        </w:tc>
        <w:tc>
          <w:tcPr>
            <w:tcW w:w="1558" w:type="dxa"/>
          </w:tcPr>
          <w:p w14:paraId="79389F15" w14:textId="77777777" w:rsidR="005D3EE7" w:rsidRDefault="005D3EE7" w:rsidP="00CD66E8"/>
        </w:tc>
        <w:tc>
          <w:tcPr>
            <w:tcW w:w="996" w:type="dxa"/>
          </w:tcPr>
          <w:p w14:paraId="0C3BDC9F" w14:textId="77777777" w:rsidR="005D3EE7" w:rsidRDefault="005D3EE7" w:rsidP="00E3083F"/>
        </w:tc>
        <w:tc>
          <w:tcPr>
            <w:tcW w:w="3944" w:type="dxa"/>
          </w:tcPr>
          <w:p w14:paraId="6F8B7A21" w14:textId="77777777" w:rsidR="005D3EE7" w:rsidRDefault="005D3EE7" w:rsidP="005D3EE7"/>
        </w:tc>
      </w:tr>
      <w:bookmarkEnd w:id="66"/>
      <w:bookmarkEnd w:id="67"/>
    </w:tbl>
    <w:p w14:paraId="2B371EDC" w14:textId="77777777" w:rsidR="0075284B" w:rsidRDefault="0075284B" w:rsidP="0057067E">
      <w:pPr>
        <w:pStyle w:val="BodyText"/>
      </w:pPr>
    </w:p>
    <w:p w14:paraId="7CA7B62F" w14:textId="77777777" w:rsidR="00DD41C7" w:rsidRPr="005247EA" w:rsidRDefault="00DD41C7" w:rsidP="0057067E">
      <w:pPr>
        <w:pStyle w:val="BodyText"/>
        <w:rPr>
          <w:u w:val="single"/>
        </w:rPr>
      </w:pPr>
      <w:r w:rsidRPr="005247EA">
        <w:rPr>
          <w:u w:val="single"/>
        </w:rPr>
        <w:t>Example:</w:t>
      </w:r>
    </w:p>
    <w:tbl>
      <w:tblPr>
        <w:tblStyle w:val="TableGrid"/>
        <w:tblW w:w="9489" w:type="dxa"/>
        <w:tblLook w:val="04A0" w:firstRow="1" w:lastRow="0" w:firstColumn="1" w:lastColumn="0" w:noHBand="0" w:noVBand="1"/>
      </w:tblPr>
      <w:tblGrid>
        <w:gridCol w:w="1110"/>
        <w:gridCol w:w="852"/>
        <w:gridCol w:w="981"/>
        <w:gridCol w:w="981"/>
        <w:gridCol w:w="567"/>
        <w:gridCol w:w="812"/>
        <w:gridCol w:w="772"/>
        <w:gridCol w:w="797"/>
        <w:gridCol w:w="812"/>
        <w:gridCol w:w="772"/>
        <w:gridCol w:w="797"/>
        <w:gridCol w:w="236"/>
      </w:tblGrid>
      <w:tr w:rsidR="006462BA" w:rsidRPr="00A82547" w14:paraId="758F4915" w14:textId="77777777" w:rsidTr="00A82547">
        <w:tc>
          <w:tcPr>
            <w:tcW w:w="1110" w:type="dxa"/>
          </w:tcPr>
          <w:p w14:paraId="4905283A" w14:textId="77777777" w:rsidR="006462BA" w:rsidRPr="0007023C" w:rsidRDefault="006462BA" w:rsidP="006462BA">
            <w:pPr>
              <w:rPr>
                <w:sz w:val="16"/>
                <w:szCs w:val="16"/>
              </w:rPr>
            </w:pPr>
            <w:r w:rsidRPr="0007023C">
              <w:rPr>
                <w:sz w:val="16"/>
                <w:szCs w:val="16"/>
              </w:rPr>
              <w:t>Module Id</w:t>
            </w:r>
          </w:p>
        </w:tc>
        <w:tc>
          <w:tcPr>
            <w:tcW w:w="852" w:type="dxa"/>
          </w:tcPr>
          <w:p w14:paraId="65E51C59" w14:textId="77777777" w:rsidR="006462BA" w:rsidRPr="0007023C" w:rsidRDefault="006462BA" w:rsidP="006462BA">
            <w:pPr>
              <w:rPr>
                <w:sz w:val="16"/>
                <w:szCs w:val="16"/>
              </w:rPr>
            </w:pPr>
            <w:r w:rsidRPr="0007023C">
              <w:rPr>
                <w:sz w:val="16"/>
                <w:szCs w:val="16"/>
              </w:rPr>
              <w:t>Msg Id</w:t>
            </w:r>
          </w:p>
        </w:tc>
        <w:tc>
          <w:tcPr>
            <w:tcW w:w="981" w:type="dxa"/>
          </w:tcPr>
          <w:p w14:paraId="204B4F98" w14:textId="2F5C2F35" w:rsidR="006462BA" w:rsidRPr="00A82547" w:rsidRDefault="006462BA" w:rsidP="006462BA">
            <w:pPr>
              <w:rPr>
                <w:sz w:val="16"/>
                <w:szCs w:val="16"/>
              </w:rPr>
            </w:pPr>
            <w:r>
              <w:rPr>
                <w:sz w:val="16"/>
                <w:szCs w:val="16"/>
              </w:rPr>
              <w:t>Timbre</w:t>
            </w:r>
            <w:r w:rsidRPr="00BF34FC">
              <w:rPr>
                <w:sz w:val="16"/>
                <w:szCs w:val="16"/>
              </w:rPr>
              <w:t xml:space="preserve"> Id</w:t>
            </w:r>
          </w:p>
        </w:tc>
        <w:tc>
          <w:tcPr>
            <w:tcW w:w="981" w:type="dxa"/>
          </w:tcPr>
          <w:p w14:paraId="217D7606" w14:textId="47659D2B" w:rsidR="006462BA" w:rsidRPr="0007023C" w:rsidRDefault="006462BA" w:rsidP="006462BA">
            <w:pPr>
              <w:rPr>
                <w:sz w:val="16"/>
                <w:szCs w:val="16"/>
              </w:rPr>
            </w:pPr>
            <w:r w:rsidRPr="0007023C">
              <w:rPr>
                <w:sz w:val="16"/>
                <w:szCs w:val="16"/>
              </w:rPr>
              <w:t>Pattern Id</w:t>
            </w:r>
          </w:p>
        </w:tc>
        <w:tc>
          <w:tcPr>
            <w:tcW w:w="567" w:type="dxa"/>
          </w:tcPr>
          <w:p w14:paraId="65258909" w14:textId="77777777" w:rsidR="006462BA" w:rsidRPr="0007023C" w:rsidRDefault="006462BA" w:rsidP="006462BA">
            <w:pPr>
              <w:pStyle w:val="BodyText"/>
              <w:rPr>
                <w:sz w:val="16"/>
                <w:szCs w:val="16"/>
              </w:rPr>
            </w:pPr>
            <w:r w:rsidRPr="0007023C">
              <w:rPr>
                <w:sz w:val="16"/>
                <w:szCs w:val="16"/>
              </w:rPr>
              <w:t>MIC</w:t>
            </w:r>
          </w:p>
        </w:tc>
        <w:tc>
          <w:tcPr>
            <w:tcW w:w="812" w:type="dxa"/>
          </w:tcPr>
          <w:p w14:paraId="6C071BB2" w14:textId="77777777" w:rsidR="006462BA" w:rsidRPr="0007023C" w:rsidRDefault="006462BA" w:rsidP="006462BA">
            <w:pPr>
              <w:pStyle w:val="BodyText"/>
              <w:rPr>
                <w:sz w:val="16"/>
                <w:szCs w:val="16"/>
              </w:rPr>
            </w:pPr>
            <w:proofErr w:type="spellStart"/>
            <w:r w:rsidRPr="0007023C">
              <w:rPr>
                <w:sz w:val="16"/>
                <w:szCs w:val="16"/>
              </w:rPr>
              <w:t>Int.Beg</w:t>
            </w:r>
            <w:proofErr w:type="spellEnd"/>
            <w:r w:rsidRPr="0007023C">
              <w:rPr>
                <w:sz w:val="16"/>
                <w:szCs w:val="16"/>
              </w:rPr>
              <w:t>.</w:t>
            </w:r>
          </w:p>
        </w:tc>
        <w:tc>
          <w:tcPr>
            <w:tcW w:w="772" w:type="dxa"/>
          </w:tcPr>
          <w:p w14:paraId="67BE7E69" w14:textId="77777777" w:rsidR="006462BA" w:rsidRPr="0007023C" w:rsidRDefault="006462BA" w:rsidP="006462BA">
            <w:pPr>
              <w:pStyle w:val="BodyText"/>
              <w:rPr>
                <w:sz w:val="16"/>
                <w:szCs w:val="16"/>
              </w:rPr>
            </w:pPr>
            <w:proofErr w:type="spellStart"/>
            <w:r w:rsidRPr="0007023C">
              <w:rPr>
                <w:sz w:val="16"/>
                <w:szCs w:val="16"/>
              </w:rPr>
              <w:t>Int.End</w:t>
            </w:r>
            <w:proofErr w:type="spellEnd"/>
          </w:p>
        </w:tc>
        <w:tc>
          <w:tcPr>
            <w:tcW w:w="797" w:type="dxa"/>
          </w:tcPr>
          <w:p w14:paraId="12048100" w14:textId="77777777" w:rsidR="006462BA" w:rsidRPr="0007023C" w:rsidRDefault="006462BA" w:rsidP="006462BA">
            <w:pPr>
              <w:pStyle w:val="BodyText"/>
              <w:rPr>
                <w:sz w:val="16"/>
                <w:szCs w:val="16"/>
              </w:rPr>
            </w:pPr>
            <w:proofErr w:type="spellStart"/>
            <w:r w:rsidRPr="0007023C">
              <w:rPr>
                <w:sz w:val="16"/>
                <w:szCs w:val="16"/>
              </w:rPr>
              <w:t>Tra.Per</w:t>
            </w:r>
            <w:proofErr w:type="spellEnd"/>
            <w:r w:rsidRPr="0007023C">
              <w:rPr>
                <w:sz w:val="16"/>
                <w:szCs w:val="16"/>
              </w:rPr>
              <w:t>.</w:t>
            </w:r>
          </w:p>
        </w:tc>
        <w:tc>
          <w:tcPr>
            <w:tcW w:w="812" w:type="dxa"/>
          </w:tcPr>
          <w:p w14:paraId="51D5A455" w14:textId="77777777" w:rsidR="006462BA" w:rsidRPr="0007023C" w:rsidRDefault="006462BA" w:rsidP="006462BA">
            <w:pPr>
              <w:pStyle w:val="BodyText"/>
              <w:rPr>
                <w:sz w:val="16"/>
                <w:szCs w:val="16"/>
              </w:rPr>
            </w:pPr>
            <w:proofErr w:type="spellStart"/>
            <w:r w:rsidRPr="0007023C">
              <w:rPr>
                <w:sz w:val="16"/>
                <w:szCs w:val="16"/>
              </w:rPr>
              <w:t>Int.Beg</w:t>
            </w:r>
            <w:proofErr w:type="spellEnd"/>
            <w:r w:rsidRPr="0007023C">
              <w:rPr>
                <w:sz w:val="16"/>
                <w:szCs w:val="16"/>
              </w:rPr>
              <w:t>.</w:t>
            </w:r>
          </w:p>
        </w:tc>
        <w:tc>
          <w:tcPr>
            <w:tcW w:w="772" w:type="dxa"/>
          </w:tcPr>
          <w:p w14:paraId="0C0E27B9" w14:textId="77777777" w:rsidR="006462BA" w:rsidRPr="0007023C" w:rsidRDefault="006462BA" w:rsidP="006462BA">
            <w:pPr>
              <w:pStyle w:val="BodyText"/>
              <w:rPr>
                <w:sz w:val="16"/>
                <w:szCs w:val="16"/>
              </w:rPr>
            </w:pPr>
            <w:proofErr w:type="spellStart"/>
            <w:r w:rsidRPr="0007023C">
              <w:rPr>
                <w:sz w:val="16"/>
                <w:szCs w:val="16"/>
              </w:rPr>
              <w:t>Int.End</w:t>
            </w:r>
            <w:proofErr w:type="spellEnd"/>
          </w:p>
        </w:tc>
        <w:tc>
          <w:tcPr>
            <w:tcW w:w="797" w:type="dxa"/>
          </w:tcPr>
          <w:p w14:paraId="1616ABB1" w14:textId="77777777" w:rsidR="006462BA" w:rsidRPr="0007023C" w:rsidRDefault="006462BA" w:rsidP="006462BA">
            <w:pPr>
              <w:pStyle w:val="BodyText"/>
              <w:rPr>
                <w:sz w:val="16"/>
                <w:szCs w:val="16"/>
              </w:rPr>
            </w:pPr>
            <w:proofErr w:type="spellStart"/>
            <w:r w:rsidRPr="0007023C">
              <w:rPr>
                <w:sz w:val="16"/>
                <w:szCs w:val="16"/>
              </w:rPr>
              <w:t>Tra.Per</w:t>
            </w:r>
            <w:proofErr w:type="spellEnd"/>
            <w:r w:rsidRPr="0007023C">
              <w:rPr>
                <w:sz w:val="16"/>
                <w:szCs w:val="16"/>
              </w:rPr>
              <w:t>.</w:t>
            </w:r>
          </w:p>
        </w:tc>
        <w:tc>
          <w:tcPr>
            <w:tcW w:w="236" w:type="dxa"/>
            <w:tcBorders>
              <w:bottom w:val="nil"/>
              <w:right w:val="nil"/>
            </w:tcBorders>
          </w:tcPr>
          <w:p w14:paraId="7EC563B6" w14:textId="77777777" w:rsidR="006462BA" w:rsidRPr="0007023C" w:rsidRDefault="006462BA" w:rsidP="006462BA">
            <w:pPr>
              <w:pStyle w:val="BodyText"/>
              <w:rPr>
                <w:sz w:val="16"/>
                <w:szCs w:val="16"/>
              </w:rPr>
            </w:pPr>
          </w:p>
        </w:tc>
      </w:tr>
      <w:tr w:rsidR="006462BA" w:rsidRPr="00A82547" w14:paraId="55F1F431" w14:textId="77777777" w:rsidTr="00A82547">
        <w:tc>
          <w:tcPr>
            <w:tcW w:w="1110" w:type="dxa"/>
          </w:tcPr>
          <w:p w14:paraId="14F39029" w14:textId="77777777" w:rsidR="006462BA" w:rsidRPr="0007023C" w:rsidRDefault="006462BA" w:rsidP="006462BA">
            <w:pPr>
              <w:rPr>
                <w:sz w:val="16"/>
                <w:szCs w:val="16"/>
              </w:rPr>
            </w:pPr>
            <w:r w:rsidRPr="0007023C">
              <w:rPr>
                <w:sz w:val="16"/>
                <w:szCs w:val="16"/>
              </w:rPr>
              <w:t>0x01</w:t>
            </w:r>
          </w:p>
        </w:tc>
        <w:tc>
          <w:tcPr>
            <w:tcW w:w="852" w:type="dxa"/>
          </w:tcPr>
          <w:p w14:paraId="5EEE2D2A" w14:textId="77777777" w:rsidR="006462BA" w:rsidRPr="0007023C" w:rsidRDefault="006462BA" w:rsidP="006462BA">
            <w:pPr>
              <w:rPr>
                <w:sz w:val="16"/>
                <w:szCs w:val="16"/>
              </w:rPr>
            </w:pPr>
            <w:r w:rsidRPr="0007023C">
              <w:rPr>
                <w:sz w:val="16"/>
                <w:szCs w:val="16"/>
              </w:rPr>
              <w:t>0x00</w:t>
            </w:r>
          </w:p>
        </w:tc>
        <w:tc>
          <w:tcPr>
            <w:tcW w:w="981" w:type="dxa"/>
          </w:tcPr>
          <w:p w14:paraId="207E18A2" w14:textId="5378970F" w:rsidR="006462BA" w:rsidRPr="00A82547" w:rsidRDefault="006462BA" w:rsidP="006462BA">
            <w:pPr>
              <w:rPr>
                <w:sz w:val="16"/>
                <w:szCs w:val="16"/>
              </w:rPr>
            </w:pPr>
            <w:r w:rsidRPr="00BF34FC">
              <w:rPr>
                <w:sz w:val="16"/>
                <w:szCs w:val="16"/>
              </w:rPr>
              <w:t>0x0</w:t>
            </w:r>
            <w:r>
              <w:rPr>
                <w:sz w:val="16"/>
                <w:szCs w:val="16"/>
              </w:rPr>
              <w:t>0</w:t>
            </w:r>
          </w:p>
        </w:tc>
        <w:tc>
          <w:tcPr>
            <w:tcW w:w="981" w:type="dxa"/>
          </w:tcPr>
          <w:p w14:paraId="72478DE7" w14:textId="04392CF3" w:rsidR="006462BA" w:rsidRPr="0007023C" w:rsidRDefault="006462BA" w:rsidP="006462BA">
            <w:pPr>
              <w:rPr>
                <w:sz w:val="16"/>
                <w:szCs w:val="16"/>
              </w:rPr>
            </w:pPr>
            <w:r w:rsidRPr="0007023C">
              <w:rPr>
                <w:sz w:val="16"/>
                <w:szCs w:val="16"/>
              </w:rPr>
              <w:t>0x01</w:t>
            </w:r>
          </w:p>
        </w:tc>
        <w:tc>
          <w:tcPr>
            <w:tcW w:w="567" w:type="dxa"/>
          </w:tcPr>
          <w:p w14:paraId="3E1BDB77" w14:textId="77777777" w:rsidR="006462BA" w:rsidRPr="0007023C" w:rsidRDefault="006462BA" w:rsidP="006462BA">
            <w:pPr>
              <w:pStyle w:val="BodyText"/>
              <w:rPr>
                <w:sz w:val="16"/>
                <w:szCs w:val="16"/>
              </w:rPr>
            </w:pPr>
            <w:r w:rsidRPr="0007023C">
              <w:rPr>
                <w:sz w:val="16"/>
                <w:szCs w:val="16"/>
              </w:rPr>
              <w:t>0x64</w:t>
            </w:r>
          </w:p>
        </w:tc>
        <w:tc>
          <w:tcPr>
            <w:tcW w:w="812" w:type="dxa"/>
          </w:tcPr>
          <w:p w14:paraId="4DBF4A82" w14:textId="77777777" w:rsidR="006462BA" w:rsidRPr="0007023C" w:rsidRDefault="006462BA" w:rsidP="006462BA">
            <w:pPr>
              <w:pStyle w:val="BodyText"/>
              <w:rPr>
                <w:sz w:val="16"/>
                <w:szCs w:val="16"/>
              </w:rPr>
            </w:pPr>
            <w:r w:rsidRPr="0007023C">
              <w:rPr>
                <w:sz w:val="16"/>
                <w:szCs w:val="16"/>
              </w:rPr>
              <w:t>0</w:t>
            </w:r>
          </w:p>
        </w:tc>
        <w:tc>
          <w:tcPr>
            <w:tcW w:w="772" w:type="dxa"/>
          </w:tcPr>
          <w:p w14:paraId="3E9A34BE" w14:textId="77777777" w:rsidR="006462BA" w:rsidRPr="0007023C" w:rsidRDefault="006462BA" w:rsidP="006462BA">
            <w:pPr>
              <w:pStyle w:val="BodyText"/>
              <w:rPr>
                <w:sz w:val="16"/>
                <w:szCs w:val="16"/>
              </w:rPr>
            </w:pPr>
            <w:r w:rsidRPr="0007023C">
              <w:rPr>
                <w:sz w:val="16"/>
                <w:szCs w:val="16"/>
              </w:rPr>
              <w:t>100</w:t>
            </w:r>
          </w:p>
        </w:tc>
        <w:tc>
          <w:tcPr>
            <w:tcW w:w="797" w:type="dxa"/>
          </w:tcPr>
          <w:p w14:paraId="3CE63CDB" w14:textId="77777777" w:rsidR="006462BA" w:rsidRPr="0007023C" w:rsidRDefault="006462BA" w:rsidP="006462BA">
            <w:pPr>
              <w:pStyle w:val="BodyText"/>
              <w:rPr>
                <w:sz w:val="16"/>
                <w:szCs w:val="16"/>
              </w:rPr>
            </w:pPr>
            <w:r w:rsidRPr="0007023C">
              <w:rPr>
                <w:sz w:val="16"/>
                <w:szCs w:val="16"/>
              </w:rPr>
              <w:t>2000</w:t>
            </w:r>
          </w:p>
        </w:tc>
        <w:tc>
          <w:tcPr>
            <w:tcW w:w="812" w:type="dxa"/>
          </w:tcPr>
          <w:p w14:paraId="67B9839C" w14:textId="77777777" w:rsidR="006462BA" w:rsidRPr="0007023C" w:rsidRDefault="006462BA" w:rsidP="006462BA">
            <w:pPr>
              <w:pStyle w:val="BodyText"/>
              <w:rPr>
                <w:sz w:val="16"/>
                <w:szCs w:val="16"/>
              </w:rPr>
            </w:pPr>
            <w:r w:rsidRPr="0007023C">
              <w:rPr>
                <w:sz w:val="16"/>
                <w:szCs w:val="16"/>
              </w:rPr>
              <w:t>100</w:t>
            </w:r>
          </w:p>
        </w:tc>
        <w:tc>
          <w:tcPr>
            <w:tcW w:w="772" w:type="dxa"/>
          </w:tcPr>
          <w:p w14:paraId="52FAE0A5" w14:textId="77777777" w:rsidR="006462BA" w:rsidRPr="0007023C" w:rsidRDefault="006462BA" w:rsidP="006462BA">
            <w:pPr>
              <w:pStyle w:val="BodyText"/>
              <w:rPr>
                <w:sz w:val="16"/>
                <w:szCs w:val="16"/>
              </w:rPr>
            </w:pPr>
            <w:r w:rsidRPr="0007023C">
              <w:rPr>
                <w:sz w:val="16"/>
                <w:szCs w:val="16"/>
              </w:rPr>
              <w:t>100</w:t>
            </w:r>
          </w:p>
        </w:tc>
        <w:tc>
          <w:tcPr>
            <w:tcW w:w="797" w:type="dxa"/>
          </w:tcPr>
          <w:p w14:paraId="7D890622" w14:textId="77777777" w:rsidR="006462BA" w:rsidRPr="0007023C" w:rsidRDefault="006462BA" w:rsidP="006462BA">
            <w:pPr>
              <w:pStyle w:val="BodyText"/>
              <w:rPr>
                <w:sz w:val="16"/>
                <w:szCs w:val="16"/>
              </w:rPr>
            </w:pPr>
            <w:r w:rsidRPr="0007023C">
              <w:rPr>
                <w:sz w:val="16"/>
                <w:szCs w:val="16"/>
              </w:rPr>
              <w:t>1000</w:t>
            </w:r>
          </w:p>
        </w:tc>
        <w:tc>
          <w:tcPr>
            <w:tcW w:w="236" w:type="dxa"/>
            <w:tcBorders>
              <w:top w:val="nil"/>
              <w:right w:val="nil"/>
            </w:tcBorders>
          </w:tcPr>
          <w:p w14:paraId="0CBD51A6" w14:textId="77777777" w:rsidR="006462BA" w:rsidRPr="0007023C" w:rsidRDefault="006462BA" w:rsidP="006462BA">
            <w:pPr>
              <w:pStyle w:val="BodyText"/>
              <w:rPr>
                <w:sz w:val="16"/>
                <w:szCs w:val="16"/>
              </w:rPr>
            </w:pPr>
          </w:p>
        </w:tc>
      </w:tr>
    </w:tbl>
    <w:p w14:paraId="3E31E00E" w14:textId="77777777" w:rsidR="00DD41C7" w:rsidRPr="0007023C" w:rsidRDefault="00DD41C7" w:rsidP="0057067E">
      <w:pPr>
        <w:pStyle w:val="BodyText"/>
        <w:rPr>
          <w:sz w:val="16"/>
          <w:szCs w:val="16"/>
        </w:rPr>
      </w:pPr>
    </w:p>
    <w:tbl>
      <w:tblPr>
        <w:tblStyle w:val="TableGrid"/>
        <w:tblW w:w="6397" w:type="dxa"/>
        <w:tblLook w:val="04A0" w:firstRow="1" w:lastRow="0" w:firstColumn="1" w:lastColumn="0" w:noHBand="0" w:noVBand="1"/>
      </w:tblPr>
      <w:tblGrid>
        <w:gridCol w:w="860"/>
        <w:gridCol w:w="1023"/>
        <w:gridCol w:w="968"/>
        <w:gridCol w:w="889"/>
        <w:gridCol w:w="925"/>
        <w:gridCol w:w="870"/>
        <w:gridCol w:w="862"/>
      </w:tblGrid>
      <w:tr w:rsidR="0087411E" w:rsidRPr="00A82547" w14:paraId="5746F19D" w14:textId="77777777" w:rsidTr="0087411E">
        <w:tc>
          <w:tcPr>
            <w:tcW w:w="860" w:type="dxa"/>
            <w:tcBorders>
              <w:left w:val="nil"/>
              <w:bottom w:val="nil"/>
            </w:tcBorders>
          </w:tcPr>
          <w:p w14:paraId="1A6D5447" w14:textId="77777777" w:rsidR="0087411E" w:rsidRPr="0007023C" w:rsidRDefault="0087411E" w:rsidP="0027597F">
            <w:pPr>
              <w:rPr>
                <w:sz w:val="16"/>
                <w:szCs w:val="16"/>
              </w:rPr>
            </w:pPr>
          </w:p>
        </w:tc>
        <w:tc>
          <w:tcPr>
            <w:tcW w:w="1023" w:type="dxa"/>
          </w:tcPr>
          <w:p w14:paraId="6F46DD70" w14:textId="77777777" w:rsidR="0087411E" w:rsidRPr="0007023C" w:rsidRDefault="0087411E" w:rsidP="0027597F">
            <w:pPr>
              <w:pStyle w:val="BodyText"/>
              <w:rPr>
                <w:sz w:val="16"/>
                <w:szCs w:val="16"/>
              </w:rPr>
            </w:pPr>
            <w:proofErr w:type="spellStart"/>
            <w:r w:rsidRPr="0007023C">
              <w:rPr>
                <w:sz w:val="16"/>
                <w:szCs w:val="16"/>
              </w:rPr>
              <w:t>Int.Beg</w:t>
            </w:r>
            <w:proofErr w:type="spellEnd"/>
            <w:r w:rsidRPr="0007023C">
              <w:rPr>
                <w:sz w:val="16"/>
                <w:szCs w:val="16"/>
              </w:rPr>
              <w:t>.</w:t>
            </w:r>
          </w:p>
        </w:tc>
        <w:tc>
          <w:tcPr>
            <w:tcW w:w="968" w:type="dxa"/>
          </w:tcPr>
          <w:p w14:paraId="0CAA13FE" w14:textId="77777777" w:rsidR="0087411E" w:rsidRPr="0007023C" w:rsidRDefault="0087411E" w:rsidP="0027597F">
            <w:pPr>
              <w:pStyle w:val="BodyText"/>
              <w:rPr>
                <w:sz w:val="16"/>
                <w:szCs w:val="16"/>
              </w:rPr>
            </w:pPr>
            <w:proofErr w:type="spellStart"/>
            <w:r w:rsidRPr="0007023C">
              <w:rPr>
                <w:sz w:val="16"/>
                <w:szCs w:val="16"/>
              </w:rPr>
              <w:t>Int.End</w:t>
            </w:r>
            <w:proofErr w:type="spellEnd"/>
          </w:p>
        </w:tc>
        <w:tc>
          <w:tcPr>
            <w:tcW w:w="889" w:type="dxa"/>
          </w:tcPr>
          <w:p w14:paraId="73CDA5F3" w14:textId="77777777" w:rsidR="0087411E" w:rsidRPr="0007023C" w:rsidRDefault="0087411E" w:rsidP="0027597F">
            <w:pPr>
              <w:pStyle w:val="BodyText"/>
              <w:rPr>
                <w:sz w:val="16"/>
                <w:szCs w:val="16"/>
              </w:rPr>
            </w:pPr>
            <w:proofErr w:type="spellStart"/>
            <w:r w:rsidRPr="0007023C">
              <w:rPr>
                <w:sz w:val="16"/>
                <w:szCs w:val="16"/>
              </w:rPr>
              <w:t>Tra.Per</w:t>
            </w:r>
            <w:proofErr w:type="spellEnd"/>
            <w:r w:rsidR="00240CB3" w:rsidRPr="0007023C">
              <w:rPr>
                <w:sz w:val="16"/>
                <w:szCs w:val="16"/>
              </w:rPr>
              <w:t>.</w:t>
            </w:r>
          </w:p>
        </w:tc>
        <w:tc>
          <w:tcPr>
            <w:tcW w:w="925" w:type="dxa"/>
          </w:tcPr>
          <w:p w14:paraId="336461B3" w14:textId="77777777" w:rsidR="0087411E" w:rsidRPr="0007023C" w:rsidRDefault="0087411E" w:rsidP="0027597F">
            <w:pPr>
              <w:pStyle w:val="BodyText"/>
              <w:rPr>
                <w:sz w:val="16"/>
                <w:szCs w:val="16"/>
              </w:rPr>
            </w:pPr>
            <w:proofErr w:type="spellStart"/>
            <w:r w:rsidRPr="0007023C">
              <w:rPr>
                <w:sz w:val="16"/>
                <w:szCs w:val="16"/>
              </w:rPr>
              <w:t>Int.Beg</w:t>
            </w:r>
            <w:proofErr w:type="spellEnd"/>
            <w:r w:rsidRPr="0007023C">
              <w:rPr>
                <w:sz w:val="16"/>
                <w:szCs w:val="16"/>
              </w:rPr>
              <w:t>.</w:t>
            </w:r>
          </w:p>
        </w:tc>
        <w:tc>
          <w:tcPr>
            <w:tcW w:w="870" w:type="dxa"/>
          </w:tcPr>
          <w:p w14:paraId="2D04E4C6" w14:textId="77777777" w:rsidR="0087411E" w:rsidRPr="0007023C" w:rsidRDefault="0087411E" w:rsidP="0027597F">
            <w:pPr>
              <w:pStyle w:val="BodyText"/>
              <w:rPr>
                <w:sz w:val="16"/>
                <w:szCs w:val="16"/>
              </w:rPr>
            </w:pPr>
            <w:proofErr w:type="spellStart"/>
            <w:r w:rsidRPr="0007023C">
              <w:rPr>
                <w:sz w:val="16"/>
                <w:szCs w:val="16"/>
              </w:rPr>
              <w:t>Int.End</w:t>
            </w:r>
            <w:proofErr w:type="spellEnd"/>
          </w:p>
        </w:tc>
        <w:tc>
          <w:tcPr>
            <w:tcW w:w="862" w:type="dxa"/>
          </w:tcPr>
          <w:p w14:paraId="2FC9441E" w14:textId="77777777" w:rsidR="0087411E" w:rsidRPr="0007023C" w:rsidRDefault="0087411E" w:rsidP="0027597F">
            <w:pPr>
              <w:pStyle w:val="BodyText"/>
              <w:rPr>
                <w:sz w:val="16"/>
                <w:szCs w:val="16"/>
              </w:rPr>
            </w:pPr>
            <w:proofErr w:type="spellStart"/>
            <w:r w:rsidRPr="0007023C">
              <w:rPr>
                <w:sz w:val="16"/>
                <w:szCs w:val="16"/>
              </w:rPr>
              <w:t>Tra.Per</w:t>
            </w:r>
            <w:proofErr w:type="spellEnd"/>
            <w:r w:rsidR="00240CB3" w:rsidRPr="0007023C">
              <w:rPr>
                <w:sz w:val="16"/>
                <w:szCs w:val="16"/>
              </w:rPr>
              <w:t>.</w:t>
            </w:r>
          </w:p>
        </w:tc>
      </w:tr>
      <w:tr w:rsidR="0087411E" w:rsidRPr="00A82547" w14:paraId="21D14C7A" w14:textId="77777777" w:rsidTr="0087411E">
        <w:tc>
          <w:tcPr>
            <w:tcW w:w="860" w:type="dxa"/>
            <w:tcBorders>
              <w:top w:val="nil"/>
              <w:left w:val="nil"/>
            </w:tcBorders>
          </w:tcPr>
          <w:p w14:paraId="57AFEF26" w14:textId="77777777" w:rsidR="0087411E" w:rsidRPr="0007023C" w:rsidRDefault="0087411E" w:rsidP="0027597F">
            <w:pPr>
              <w:rPr>
                <w:sz w:val="16"/>
                <w:szCs w:val="16"/>
              </w:rPr>
            </w:pPr>
          </w:p>
        </w:tc>
        <w:tc>
          <w:tcPr>
            <w:tcW w:w="1023" w:type="dxa"/>
          </w:tcPr>
          <w:p w14:paraId="137659DA" w14:textId="77777777" w:rsidR="0087411E" w:rsidRPr="0007023C" w:rsidRDefault="0087411E" w:rsidP="0027597F">
            <w:pPr>
              <w:pStyle w:val="BodyText"/>
              <w:rPr>
                <w:sz w:val="16"/>
                <w:szCs w:val="16"/>
              </w:rPr>
            </w:pPr>
            <w:r w:rsidRPr="0007023C">
              <w:rPr>
                <w:sz w:val="16"/>
                <w:szCs w:val="16"/>
              </w:rPr>
              <w:t>100</w:t>
            </w:r>
          </w:p>
        </w:tc>
        <w:tc>
          <w:tcPr>
            <w:tcW w:w="968" w:type="dxa"/>
          </w:tcPr>
          <w:p w14:paraId="3E61B9E4" w14:textId="77777777" w:rsidR="0087411E" w:rsidRPr="0007023C" w:rsidRDefault="0087411E" w:rsidP="0027597F">
            <w:pPr>
              <w:pStyle w:val="BodyText"/>
              <w:rPr>
                <w:sz w:val="16"/>
                <w:szCs w:val="16"/>
              </w:rPr>
            </w:pPr>
            <w:r w:rsidRPr="0007023C">
              <w:rPr>
                <w:sz w:val="16"/>
                <w:szCs w:val="16"/>
              </w:rPr>
              <w:t>0</w:t>
            </w:r>
          </w:p>
        </w:tc>
        <w:tc>
          <w:tcPr>
            <w:tcW w:w="889" w:type="dxa"/>
          </w:tcPr>
          <w:p w14:paraId="4625346C" w14:textId="77777777" w:rsidR="0087411E" w:rsidRPr="0007023C" w:rsidRDefault="0087411E" w:rsidP="0027597F">
            <w:pPr>
              <w:pStyle w:val="BodyText"/>
              <w:rPr>
                <w:sz w:val="16"/>
                <w:szCs w:val="16"/>
              </w:rPr>
            </w:pPr>
            <w:r w:rsidRPr="0007023C">
              <w:rPr>
                <w:sz w:val="16"/>
                <w:szCs w:val="16"/>
              </w:rPr>
              <w:t>2000</w:t>
            </w:r>
          </w:p>
        </w:tc>
        <w:tc>
          <w:tcPr>
            <w:tcW w:w="925" w:type="dxa"/>
          </w:tcPr>
          <w:p w14:paraId="1C58EFD9" w14:textId="77777777" w:rsidR="0087411E" w:rsidRPr="0007023C" w:rsidRDefault="0087411E" w:rsidP="0027597F">
            <w:pPr>
              <w:pStyle w:val="BodyText"/>
              <w:rPr>
                <w:sz w:val="16"/>
                <w:szCs w:val="16"/>
              </w:rPr>
            </w:pPr>
            <w:r w:rsidRPr="0007023C">
              <w:rPr>
                <w:sz w:val="16"/>
                <w:szCs w:val="16"/>
              </w:rPr>
              <w:t>0</w:t>
            </w:r>
          </w:p>
        </w:tc>
        <w:tc>
          <w:tcPr>
            <w:tcW w:w="870" w:type="dxa"/>
          </w:tcPr>
          <w:p w14:paraId="1AF61ECB" w14:textId="77777777" w:rsidR="0087411E" w:rsidRPr="0007023C" w:rsidRDefault="0087411E" w:rsidP="0027597F">
            <w:pPr>
              <w:pStyle w:val="BodyText"/>
              <w:rPr>
                <w:sz w:val="16"/>
                <w:szCs w:val="16"/>
              </w:rPr>
            </w:pPr>
            <w:r w:rsidRPr="0007023C">
              <w:rPr>
                <w:sz w:val="16"/>
                <w:szCs w:val="16"/>
              </w:rPr>
              <w:t>0</w:t>
            </w:r>
          </w:p>
        </w:tc>
        <w:tc>
          <w:tcPr>
            <w:tcW w:w="862" w:type="dxa"/>
          </w:tcPr>
          <w:p w14:paraId="6F0805BE" w14:textId="77777777" w:rsidR="0087411E" w:rsidRPr="0007023C" w:rsidRDefault="0087411E" w:rsidP="0027597F">
            <w:pPr>
              <w:pStyle w:val="BodyText"/>
              <w:rPr>
                <w:sz w:val="16"/>
                <w:szCs w:val="16"/>
              </w:rPr>
            </w:pPr>
            <w:r w:rsidRPr="0007023C">
              <w:rPr>
                <w:sz w:val="16"/>
                <w:szCs w:val="16"/>
              </w:rPr>
              <w:t>1000</w:t>
            </w:r>
          </w:p>
        </w:tc>
      </w:tr>
    </w:tbl>
    <w:p w14:paraId="756FA0EF" w14:textId="77777777" w:rsidR="00CA4925" w:rsidRDefault="00CA4925" w:rsidP="0057067E">
      <w:pPr>
        <w:pStyle w:val="BodyText"/>
      </w:pPr>
    </w:p>
    <w:p w14:paraId="567DEF01" w14:textId="77777777" w:rsidR="0015445B" w:rsidRPr="0015445B" w:rsidRDefault="0015445B" w:rsidP="0057067E">
      <w:pPr>
        <w:pStyle w:val="BodyText"/>
        <w:rPr>
          <w:u w:val="single"/>
        </w:rPr>
      </w:pPr>
      <w:r w:rsidRPr="0015445B">
        <w:rPr>
          <w:u w:val="single"/>
        </w:rPr>
        <w:t xml:space="preserve">Raw Characteristic Data: </w:t>
      </w:r>
    </w:p>
    <w:p w14:paraId="3846CEB5" w14:textId="71C8DBBC" w:rsidR="0015445B" w:rsidRDefault="0015445B" w:rsidP="0057067E">
      <w:pPr>
        <w:pStyle w:val="BodyText"/>
      </w:pPr>
      <w:r>
        <w:t xml:space="preserve">Write Buffer Segment = </w:t>
      </w:r>
      <w:r>
        <w:br/>
        <w:t xml:space="preserve">{ [VER, SIZE], [Module Id, Msg Id, </w:t>
      </w:r>
      <w:proofErr w:type="spellStart"/>
      <w:r w:rsidR="006462BA">
        <w:t>Timb</w:t>
      </w:r>
      <w:proofErr w:type="spellEnd"/>
      <w:r w:rsidR="006462BA">
        <w:t xml:space="preserve">. Id, </w:t>
      </w:r>
      <w:r>
        <w:t>Pattern Id</w:t>
      </w:r>
      <w:r w:rsidR="00172ACC">
        <w:t>, MIC</w:t>
      </w:r>
      <w:r>
        <w:t>], [MCS1], [MCS2], [MCS3], [MCS4.0-</w:t>
      </w:r>
      <w:r w:rsidR="00172ACC">
        <w:t>1</w:t>
      </w:r>
      <w:proofErr w:type="gramStart"/>
      <w:r>
        <w:t>] }</w:t>
      </w:r>
      <w:proofErr w:type="gramEnd"/>
      <w:r>
        <w:t xml:space="preserve"> =</w:t>
      </w:r>
      <w:r>
        <w:br/>
        <w:t>{ [0x10, 0x1</w:t>
      </w:r>
      <w:r w:rsidR="006462BA">
        <w:t>5</w:t>
      </w:r>
      <w:r>
        <w:t xml:space="preserve">], [0x01, 0x00, </w:t>
      </w:r>
      <w:r w:rsidR="006462BA">
        <w:t xml:space="preserve">0x00, </w:t>
      </w:r>
      <w:r>
        <w:t>0x01</w:t>
      </w:r>
      <w:r w:rsidR="00172ACC">
        <w:t>, 0x64</w:t>
      </w:r>
      <w:r>
        <w:t>], [0x00, 0x64, 0x07, 0xD0], [0x64, 0x64, 0x03, 0xE8], [0x64, 0x00, 0x07, 0xD0], [0x00, 0x00</w:t>
      </w:r>
      <w:proofErr w:type="gramStart"/>
      <w:r>
        <w:t>] }</w:t>
      </w:r>
      <w:proofErr w:type="gramEnd"/>
    </w:p>
    <w:p w14:paraId="0F74CB53" w14:textId="77777777" w:rsidR="0015445B" w:rsidRDefault="0015445B" w:rsidP="0057067E">
      <w:pPr>
        <w:pStyle w:val="BodyText"/>
      </w:pPr>
      <w:r>
        <w:t xml:space="preserve">Write Buffer Last = </w:t>
      </w:r>
      <w:proofErr w:type="gramStart"/>
      <w:r>
        <w:t>{ [</w:t>
      </w:r>
      <w:proofErr w:type="gramEnd"/>
      <w:r>
        <w:t>MCS4.</w:t>
      </w:r>
      <w:r w:rsidR="00172ACC">
        <w:t>2-</w:t>
      </w:r>
      <w:r>
        <w:t>3</w:t>
      </w:r>
      <w:proofErr w:type="gramStart"/>
      <w:r>
        <w:t>] }</w:t>
      </w:r>
      <w:proofErr w:type="gramEnd"/>
      <w:r>
        <w:t xml:space="preserve"> = </w:t>
      </w:r>
      <w:proofErr w:type="gramStart"/>
      <w:r>
        <w:t>{ [</w:t>
      </w:r>
      <w:proofErr w:type="gramEnd"/>
      <w:r w:rsidR="00172ACC">
        <w:t xml:space="preserve">0x03, </w:t>
      </w:r>
      <w:r>
        <w:t>0xE8</w:t>
      </w:r>
      <w:proofErr w:type="gramStart"/>
      <w:r>
        <w:t>] }</w:t>
      </w:r>
      <w:proofErr w:type="gramEnd"/>
    </w:p>
    <w:p w14:paraId="0EA8F344" w14:textId="77777777" w:rsidR="0015445B" w:rsidRDefault="0015445B" w:rsidP="0057067E">
      <w:pPr>
        <w:pStyle w:val="BodyText"/>
      </w:pPr>
    </w:p>
    <w:p w14:paraId="02892F74" w14:textId="35F0F47C" w:rsidR="00CA4925" w:rsidRDefault="00847C99" w:rsidP="0057067E">
      <w:pPr>
        <w:pStyle w:val="BodyText"/>
      </w:pPr>
      <w:r>
        <w:t xml:space="preserve">In this example, the pattern in </w:t>
      </w:r>
      <w:r w:rsidR="00A82F57">
        <w:fldChar w:fldCharType="begin"/>
      </w:r>
      <w:r w:rsidR="00A82F57">
        <w:instrText xml:space="preserve"> REF _Ref408903730 \h </w:instrText>
      </w:r>
      <w:r w:rsidR="00A82F57">
        <w:fldChar w:fldCharType="separate"/>
      </w:r>
      <w:r w:rsidR="00F2458C">
        <w:t xml:space="preserve">Figure </w:t>
      </w:r>
      <w:r w:rsidR="00F2458C">
        <w:rPr>
          <w:noProof/>
        </w:rPr>
        <w:t>1</w:t>
      </w:r>
      <w:r w:rsidR="00A82F57">
        <w:fldChar w:fldCharType="end"/>
      </w:r>
      <w:r w:rsidR="00A82F57">
        <w:t xml:space="preserve"> </w:t>
      </w:r>
      <w:r>
        <w:t>is produced</w:t>
      </w:r>
      <w:r w:rsidR="00FB2A7C">
        <w:t>.</w:t>
      </w:r>
      <w:r>
        <w:t xml:space="preserve"> As this is a repeating pattern the Motor connected to the Server will repeat this pattern until </w:t>
      </w:r>
      <w:r w:rsidR="00B56BD2">
        <w:t xml:space="preserve">the Server is </w:t>
      </w:r>
      <w:r>
        <w:t>instructed to do otherwise, see</w:t>
      </w:r>
      <w:r w:rsidR="00A82F57">
        <w:t xml:space="preserve"> </w:t>
      </w:r>
      <w:r w:rsidR="00A82F57">
        <w:fldChar w:fldCharType="begin"/>
      </w:r>
      <w:r w:rsidR="00A82F57">
        <w:instrText xml:space="preserve"> REF _Ref408903740 \h </w:instrText>
      </w:r>
      <w:r w:rsidR="00A82F57">
        <w:fldChar w:fldCharType="separate"/>
      </w:r>
      <w:r w:rsidR="00F2458C">
        <w:t xml:space="preserve">Figure </w:t>
      </w:r>
      <w:r w:rsidR="00F2458C">
        <w:rPr>
          <w:noProof/>
        </w:rPr>
        <w:t>2</w:t>
      </w:r>
      <w:r w:rsidR="00A82F57">
        <w:fldChar w:fldCharType="end"/>
      </w:r>
      <w:r w:rsidR="00FB2A7C">
        <w:t xml:space="preserve"> and Section</w:t>
      </w:r>
      <w:r w:rsidR="00AC44E8">
        <w:t xml:space="preserve"> </w:t>
      </w:r>
      <w:r w:rsidR="00AC44E8">
        <w:fldChar w:fldCharType="begin"/>
      </w:r>
      <w:r w:rsidR="00AC44E8">
        <w:instrText xml:space="preserve"> REF _Ref410120508 \r \h </w:instrText>
      </w:r>
      <w:r w:rsidR="00AC44E8">
        <w:fldChar w:fldCharType="separate"/>
      </w:r>
      <w:r w:rsidR="00F2458C">
        <w:t>3.3</w:t>
      </w:r>
      <w:r w:rsidR="00AC44E8">
        <w:fldChar w:fldCharType="end"/>
      </w:r>
      <w:r w:rsidR="00FB2A7C">
        <w:t>.</w:t>
      </w:r>
    </w:p>
    <w:p w14:paraId="63EE2E02" w14:textId="77777777" w:rsidR="005855D2" w:rsidRDefault="00826C30" w:rsidP="00A82F57">
      <w:pPr>
        <w:pStyle w:val="BodyText"/>
        <w:keepNext/>
        <w:jc w:val="center"/>
      </w:pPr>
      <w:r>
        <w:rPr>
          <w:noProof/>
        </w:rPr>
        <w:drawing>
          <wp:inline distT="0" distB="0" distL="0" distR="0" wp14:anchorId="39D91D8B" wp14:editId="15D4C1AA">
            <wp:extent cx="3454400" cy="1358900"/>
            <wp:effectExtent l="0" t="0" r="0" b="0"/>
            <wp:docPr id="14095868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400" cy="1358900"/>
                    </a:xfrm>
                    <a:prstGeom prst="rect">
                      <a:avLst/>
                    </a:prstGeom>
                    <a:noFill/>
                    <a:ln>
                      <a:noFill/>
                    </a:ln>
                  </pic:spPr>
                </pic:pic>
              </a:graphicData>
            </a:graphic>
          </wp:inline>
        </w:drawing>
      </w:r>
    </w:p>
    <w:p w14:paraId="4367FDC3" w14:textId="66DD4731" w:rsidR="00CA4925" w:rsidRDefault="005855D2" w:rsidP="006608EE">
      <w:pPr>
        <w:pStyle w:val="Caption"/>
        <w:framePr w:wrap="notBeside"/>
        <w:jc w:val="center"/>
      </w:pPr>
      <w:bookmarkStart w:id="72" w:name="_Ref408903730"/>
      <w:r>
        <w:t xml:space="preserve">Figure </w:t>
      </w:r>
      <w:r>
        <w:fldChar w:fldCharType="begin"/>
      </w:r>
      <w:r>
        <w:instrText xml:space="preserve"> SEQ Figure \* ARABIC </w:instrText>
      </w:r>
      <w:r>
        <w:fldChar w:fldCharType="separate"/>
      </w:r>
      <w:r w:rsidR="00F2458C">
        <w:rPr>
          <w:noProof/>
        </w:rPr>
        <w:t>1</w:t>
      </w:r>
      <w:r>
        <w:fldChar w:fldCharType="end"/>
      </w:r>
      <w:bookmarkEnd w:id="72"/>
      <w:r>
        <w:t>: Repeating Pattern</w:t>
      </w:r>
      <w:r w:rsidR="00D36F65">
        <w:br/>
      </w:r>
      <w:r w:rsidR="00DB6475">
        <w:t>(</w:t>
      </w:r>
      <w:r w:rsidR="001B11B5">
        <w:t>MIC = 100%</w:t>
      </w:r>
      <w:r w:rsidR="00DB6475">
        <w:t xml:space="preserve">, see Section </w:t>
      </w:r>
      <w:r w:rsidR="00DB6475">
        <w:fldChar w:fldCharType="begin"/>
      </w:r>
      <w:r w:rsidR="00DB6475">
        <w:instrText xml:space="preserve"> REF _Ref410126252 \r \h </w:instrText>
      </w:r>
      <w:r w:rsidR="00D36F65">
        <w:instrText xml:space="preserve"> \* MERGEFORMAT </w:instrText>
      </w:r>
      <w:r w:rsidR="00DB6475">
        <w:fldChar w:fldCharType="separate"/>
      </w:r>
      <w:r w:rsidR="00F2458C">
        <w:t>3.2.2.5</w:t>
      </w:r>
      <w:r w:rsidR="00DB6475">
        <w:fldChar w:fldCharType="end"/>
      </w:r>
      <w:r w:rsidR="00DB6475">
        <w:t>)</w:t>
      </w:r>
    </w:p>
    <w:p w14:paraId="077EF610" w14:textId="77777777" w:rsidR="00A82F57" w:rsidRDefault="00826C30" w:rsidP="00A82F57">
      <w:pPr>
        <w:pStyle w:val="BodyText"/>
        <w:keepNext/>
        <w:jc w:val="center"/>
      </w:pPr>
      <w:r>
        <w:rPr>
          <w:noProof/>
        </w:rPr>
        <w:drawing>
          <wp:inline distT="0" distB="0" distL="0" distR="0" wp14:anchorId="594F25E0" wp14:editId="1E1659F9">
            <wp:extent cx="5219700" cy="135890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1358900"/>
                    </a:xfrm>
                    <a:prstGeom prst="rect">
                      <a:avLst/>
                    </a:prstGeom>
                    <a:noFill/>
                    <a:ln>
                      <a:noFill/>
                    </a:ln>
                  </pic:spPr>
                </pic:pic>
              </a:graphicData>
            </a:graphic>
          </wp:inline>
        </w:drawing>
      </w:r>
    </w:p>
    <w:p w14:paraId="2CB27D95" w14:textId="0D6154CD" w:rsidR="00DD41C7" w:rsidRDefault="00A82F57" w:rsidP="00A82F57">
      <w:pPr>
        <w:pStyle w:val="Caption"/>
        <w:framePr w:wrap="notBeside"/>
        <w:jc w:val="center"/>
      </w:pPr>
      <w:bookmarkStart w:id="73" w:name="_Ref408903740"/>
      <w:r>
        <w:t xml:space="preserve">Figure </w:t>
      </w:r>
      <w:r>
        <w:fldChar w:fldCharType="begin"/>
      </w:r>
      <w:r>
        <w:instrText xml:space="preserve"> SEQ Figure \* ARABIC </w:instrText>
      </w:r>
      <w:r>
        <w:fldChar w:fldCharType="separate"/>
      </w:r>
      <w:r w:rsidR="00F2458C">
        <w:rPr>
          <w:noProof/>
        </w:rPr>
        <w:t>2</w:t>
      </w:r>
      <w:r>
        <w:fldChar w:fldCharType="end"/>
      </w:r>
      <w:bookmarkEnd w:id="73"/>
      <w:r>
        <w:t xml:space="preserve">: </w:t>
      </w:r>
      <w:proofErr w:type="spellStart"/>
      <w:r>
        <w:t>Continous</w:t>
      </w:r>
      <w:proofErr w:type="spellEnd"/>
      <w:r>
        <w:t xml:space="preserve"> execution of repeating pattern</w:t>
      </w:r>
      <w:r w:rsidR="00D36F65">
        <w:br/>
      </w:r>
      <w:r w:rsidR="00DB6475">
        <w:t xml:space="preserve">(MIC = 100%, see Section </w:t>
      </w:r>
      <w:r w:rsidR="00DB6475">
        <w:fldChar w:fldCharType="begin"/>
      </w:r>
      <w:r w:rsidR="00DB6475">
        <w:instrText xml:space="preserve"> REF _Ref410126252 \r \h </w:instrText>
      </w:r>
      <w:r w:rsidR="00DB6475">
        <w:fldChar w:fldCharType="separate"/>
      </w:r>
      <w:r w:rsidR="00F2458C">
        <w:t>3.2.2.5</w:t>
      </w:r>
      <w:r w:rsidR="00DB6475">
        <w:fldChar w:fldCharType="end"/>
      </w:r>
      <w:r w:rsidR="00DB6475">
        <w:t>)</w:t>
      </w:r>
    </w:p>
    <w:p w14:paraId="568898B1" w14:textId="19426338" w:rsidR="00E87855" w:rsidRPr="0007023C" w:rsidRDefault="00E87855" w:rsidP="0007023C">
      <w:pPr>
        <w:pStyle w:val="Heading5"/>
        <w:rPr>
          <w:lang w:val="da-DK"/>
        </w:rPr>
      </w:pPr>
      <w:bookmarkStart w:id="74" w:name="OLE_LINK3"/>
      <w:bookmarkStart w:id="75" w:name="OLE_LINK4"/>
      <w:r w:rsidRPr="0007023C">
        <w:rPr>
          <w:lang w:val="da-DK"/>
        </w:rPr>
        <w:t>Sine pattern</w:t>
      </w:r>
    </w:p>
    <w:tbl>
      <w:tblPr>
        <w:tblStyle w:val="TableGrid"/>
        <w:tblW w:w="0" w:type="auto"/>
        <w:tblInd w:w="108" w:type="dxa"/>
        <w:tblLook w:val="04A0" w:firstRow="1" w:lastRow="0" w:firstColumn="1" w:lastColumn="0" w:noHBand="0" w:noVBand="1"/>
      </w:tblPr>
      <w:tblGrid>
        <w:gridCol w:w="893"/>
        <w:gridCol w:w="2137"/>
        <w:gridCol w:w="1556"/>
        <w:gridCol w:w="996"/>
        <w:gridCol w:w="3937"/>
      </w:tblGrid>
      <w:tr w:rsidR="00E87855" w14:paraId="3AFB0250" w14:textId="77777777" w:rsidTr="0007023C">
        <w:trPr>
          <w:trHeight w:val="501"/>
        </w:trPr>
        <w:tc>
          <w:tcPr>
            <w:tcW w:w="893" w:type="dxa"/>
          </w:tcPr>
          <w:p w14:paraId="515696CA" w14:textId="77777777" w:rsidR="00E87855" w:rsidRPr="000D3618" w:rsidRDefault="00E87855" w:rsidP="00E87855">
            <w:pPr>
              <w:rPr>
                <w:b/>
              </w:rPr>
            </w:pPr>
            <w:r>
              <w:rPr>
                <w:b/>
              </w:rPr>
              <w:t>Byte Pos</w:t>
            </w:r>
          </w:p>
        </w:tc>
        <w:tc>
          <w:tcPr>
            <w:tcW w:w="2140" w:type="dxa"/>
          </w:tcPr>
          <w:p w14:paraId="01E3B115" w14:textId="77777777" w:rsidR="00E87855" w:rsidRPr="000D3618" w:rsidRDefault="00E87855" w:rsidP="00E87855">
            <w:pPr>
              <w:rPr>
                <w:b/>
              </w:rPr>
            </w:pPr>
            <w:r w:rsidRPr="000D3618">
              <w:rPr>
                <w:b/>
              </w:rPr>
              <w:t>Data</w:t>
            </w:r>
          </w:p>
        </w:tc>
        <w:tc>
          <w:tcPr>
            <w:tcW w:w="1558" w:type="dxa"/>
          </w:tcPr>
          <w:p w14:paraId="170D231C" w14:textId="77777777" w:rsidR="00E87855" w:rsidRDefault="00E87855" w:rsidP="00E87855">
            <w:pPr>
              <w:rPr>
                <w:b/>
              </w:rPr>
            </w:pPr>
            <w:r>
              <w:rPr>
                <w:b/>
              </w:rPr>
              <w:t>Type</w:t>
            </w:r>
          </w:p>
        </w:tc>
        <w:tc>
          <w:tcPr>
            <w:tcW w:w="996" w:type="dxa"/>
          </w:tcPr>
          <w:p w14:paraId="6E08B0A7" w14:textId="77777777" w:rsidR="00E87855" w:rsidRPr="000D3618" w:rsidRDefault="00E87855" w:rsidP="00E87855">
            <w:pPr>
              <w:rPr>
                <w:b/>
              </w:rPr>
            </w:pPr>
            <w:r>
              <w:rPr>
                <w:b/>
              </w:rPr>
              <w:t>Byte Length</w:t>
            </w:r>
          </w:p>
        </w:tc>
        <w:tc>
          <w:tcPr>
            <w:tcW w:w="3944" w:type="dxa"/>
          </w:tcPr>
          <w:p w14:paraId="5E6DF273" w14:textId="77777777" w:rsidR="00E87855" w:rsidRPr="000D3618" w:rsidRDefault="00E87855" w:rsidP="00E87855">
            <w:pPr>
              <w:rPr>
                <w:b/>
              </w:rPr>
            </w:pPr>
            <w:r w:rsidRPr="000D3618">
              <w:rPr>
                <w:b/>
              </w:rPr>
              <w:t>Description</w:t>
            </w:r>
          </w:p>
        </w:tc>
      </w:tr>
      <w:tr w:rsidR="00E87855" w14:paraId="6207643C" w14:textId="77777777" w:rsidTr="0007023C">
        <w:trPr>
          <w:trHeight w:val="242"/>
        </w:trPr>
        <w:tc>
          <w:tcPr>
            <w:tcW w:w="893" w:type="dxa"/>
          </w:tcPr>
          <w:p w14:paraId="4A949D6A" w14:textId="77777777" w:rsidR="00E87855" w:rsidRDefault="00E87855" w:rsidP="00E87855">
            <w:r>
              <w:t>0</w:t>
            </w:r>
          </w:p>
        </w:tc>
        <w:tc>
          <w:tcPr>
            <w:tcW w:w="2140" w:type="dxa"/>
          </w:tcPr>
          <w:p w14:paraId="4267C9FE" w14:textId="77777777" w:rsidR="00E87855" w:rsidRDefault="00E87855" w:rsidP="00E87855">
            <w:r>
              <w:t>0x01</w:t>
            </w:r>
          </w:p>
        </w:tc>
        <w:tc>
          <w:tcPr>
            <w:tcW w:w="1558" w:type="dxa"/>
          </w:tcPr>
          <w:p w14:paraId="22BCF0FD" w14:textId="77777777" w:rsidR="00E87855" w:rsidRDefault="00E87855" w:rsidP="00E87855">
            <w:r>
              <w:t>uint8_t</w:t>
            </w:r>
          </w:p>
        </w:tc>
        <w:tc>
          <w:tcPr>
            <w:tcW w:w="996" w:type="dxa"/>
          </w:tcPr>
          <w:p w14:paraId="4575D9F9" w14:textId="77777777" w:rsidR="00E87855" w:rsidRDefault="00E87855" w:rsidP="00E87855">
            <w:r>
              <w:t>1</w:t>
            </w:r>
          </w:p>
        </w:tc>
        <w:tc>
          <w:tcPr>
            <w:tcW w:w="3944" w:type="dxa"/>
          </w:tcPr>
          <w:p w14:paraId="55380AE9" w14:textId="77777777" w:rsidR="00E87855" w:rsidRDefault="00E87855" w:rsidP="00E87855">
            <w:r>
              <w:t>Module id</w:t>
            </w:r>
          </w:p>
        </w:tc>
      </w:tr>
      <w:tr w:rsidR="00E87855" w14:paraId="63D12597" w14:textId="77777777" w:rsidTr="0007023C">
        <w:trPr>
          <w:trHeight w:val="242"/>
        </w:trPr>
        <w:tc>
          <w:tcPr>
            <w:tcW w:w="893" w:type="dxa"/>
          </w:tcPr>
          <w:p w14:paraId="509D3899" w14:textId="77777777" w:rsidR="00E87855" w:rsidRDefault="00E87855" w:rsidP="00E87855">
            <w:r>
              <w:t>1</w:t>
            </w:r>
          </w:p>
        </w:tc>
        <w:tc>
          <w:tcPr>
            <w:tcW w:w="2140" w:type="dxa"/>
          </w:tcPr>
          <w:p w14:paraId="3A912784" w14:textId="77777777" w:rsidR="00E87855" w:rsidRDefault="00E87855" w:rsidP="00E87855">
            <w:r>
              <w:t>0x00</w:t>
            </w:r>
          </w:p>
        </w:tc>
        <w:tc>
          <w:tcPr>
            <w:tcW w:w="1558" w:type="dxa"/>
          </w:tcPr>
          <w:p w14:paraId="6DA5B5F0" w14:textId="77777777" w:rsidR="00E87855" w:rsidRDefault="00E87855" w:rsidP="00E87855">
            <w:r>
              <w:t>uint8_t</w:t>
            </w:r>
          </w:p>
        </w:tc>
        <w:tc>
          <w:tcPr>
            <w:tcW w:w="996" w:type="dxa"/>
          </w:tcPr>
          <w:p w14:paraId="0941A0DE" w14:textId="77777777" w:rsidR="00E87855" w:rsidRDefault="00E87855" w:rsidP="00E87855">
            <w:r>
              <w:t>1</w:t>
            </w:r>
          </w:p>
        </w:tc>
        <w:tc>
          <w:tcPr>
            <w:tcW w:w="3944" w:type="dxa"/>
          </w:tcPr>
          <w:p w14:paraId="35C50EAF" w14:textId="77777777" w:rsidR="00E87855" w:rsidRDefault="00E87855" w:rsidP="00E87855">
            <w:r>
              <w:t>Message id</w:t>
            </w:r>
          </w:p>
        </w:tc>
      </w:tr>
      <w:tr w:rsidR="00577B84" w14:paraId="238F2B08" w14:textId="77777777" w:rsidTr="00687D21">
        <w:trPr>
          <w:trHeight w:val="242"/>
        </w:trPr>
        <w:tc>
          <w:tcPr>
            <w:tcW w:w="893" w:type="dxa"/>
          </w:tcPr>
          <w:p w14:paraId="7E2A4FA1" w14:textId="10E412C8" w:rsidR="00577B84" w:rsidRDefault="00577B84" w:rsidP="00577B84">
            <w:r>
              <w:t>2</w:t>
            </w:r>
          </w:p>
        </w:tc>
        <w:tc>
          <w:tcPr>
            <w:tcW w:w="2140" w:type="dxa"/>
          </w:tcPr>
          <w:p w14:paraId="383DCBE6" w14:textId="34C9B760" w:rsidR="00577B84" w:rsidRDefault="00577B84" w:rsidP="00577B84">
            <w:r>
              <w:t>0x01</w:t>
            </w:r>
          </w:p>
        </w:tc>
        <w:tc>
          <w:tcPr>
            <w:tcW w:w="1558" w:type="dxa"/>
          </w:tcPr>
          <w:p w14:paraId="35C40C80" w14:textId="4C87C86A" w:rsidR="00577B84" w:rsidRDefault="00577B84" w:rsidP="00577B84">
            <w:r>
              <w:t>uint8_t</w:t>
            </w:r>
          </w:p>
        </w:tc>
        <w:tc>
          <w:tcPr>
            <w:tcW w:w="996" w:type="dxa"/>
          </w:tcPr>
          <w:p w14:paraId="3D204B17" w14:textId="10205750" w:rsidR="00577B84" w:rsidRDefault="00577B84" w:rsidP="00577B84">
            <w:r>
              <w:t>1</w:t>
            </w:r>
          </w:p>
        </w:tc>
        <w:tc>
          <w:tcPr>
            <w:tcW w:w="3944" w:type="dxa"/>
          </w:tcPr>
          <w:p w14:paraId="1AED7ADD" w14:textId="5AAA66A3" w:rsidR="00577B84" w:rsidRDefault="00577B84" w:rsidP="00577B84">
            <w:r>
              <w:t>Timbre id</w:t>
            </w:r>
            <w:r w:rsidR="00027D78">
              <w:t xml:space="preserve"> – Sine</w:t>
            </w:r>
          </w:p>
        </w:tc>
      </w:tr>
      <w:tr w:rsidR="00577B84" w14:paraId="53D5EBB8" w14:textId="77777777" w:rsidTr="0007023C">
        <w:trPr>
          <w:trHeight w:val="242"/>
        </w:trPr>
        <w:tc>
          <w:tcPr>
            <w:tcW w:w="893" w:type="dxa"/>
          </w:tcPr>
          <w:p w14:paraId="699BFFC6" w14:textId="22E52753" w:rsidR="00577B84" w:rsidRDefault="00577B84" w:rsidP="00577B84">
            <w:r>
              <w:t>3</w:t>
            </w:r>
          </w:p>
        </w:tc>
        <w:tc>
          <w:tcPr>
            <w:tcW w:w="2140" w:type="dxa"/>
          </w:tcPr>
          <w:p w14:paraId="20B03AAE" w14:textId="77777777" w:rsidR="00577B84" w:rsidRDefault="00577B84" w:rsidP="00577B84">
            <w:r>
              <w:t>Pattern Id</w:t>
            </w:r>
          </w:p>
        </w:tc>
        <w:tc>
          <w:tcPr>
            <w:tcW w:w="1558" w:type="dxa"/>
          </w:tcPr>
          <w:p w14:paraId="23C7E055" w14:textId="77777777" w:rsidR="00577B84" w:rsidRDefault="00577B84" w:rsidP="00577B84">
            <w:r>
              <w:t>uint8_t</w:t>
            </w:r>
          </w:p>
        </w:tc>
        <w:tc>
          <w:tcPr>
            <w:tcW w:w="996" w:type="dxa"/>
          </w:tcPr>
          <w:p w14:paraId="45F5DC6B" w14:textId="77777777" w:rsidR="00577B84" w:rsidRDefault="00577B84" w:rsidP="00577B84">
            <w:r>
              <w:t>1</w:t>
            </w:r>
          </w:p>
        </w:tc>
        <w:tc>
          <w:tcPr>
            <w:tcW w:w="3944" w:type="dxa"/>
          </w:tcPr>
          <w:p w14:paraId="17E56421" w14:textId="3B2E9300" w:rsidR="00027D78" w:rsidRDefault="00027D78" w:rsidP="00027D78">
            <w:r>
              <w:t>Pattern Identifier – This value is supplied by the Client, and then stored by the Server, to identify this Pattern.</w:t>
            </w:r>
          </w:p>
          <w:p w14:paraId="0415CFEA" w14:textId="76533769" w:rsidR="00577B84" w:rsidRDefault="00027D78" w:rsidP="00027D78">
            <w:r>
              <w:t xml:space="preserve">This is used by the Client to acknowledge which pattern is run via e.g. </w:t>
            </w:r>
            <w:proofErr w:type="spellStart"/>
            <w:r>
              <w:t>Motor.State</w:t>
            </w:r>
            <w:proofErr w:type="spellEnd"/>
            <w:r>
              <w:t xml:space="preserve"> Notifications (see Section </w:t>
            </w:r>
            <w:r>
              <w:fldChar w:fldCharType="begin"/>
            </w:r>
            <w:r>
              <w:instrText xml:space="preserve"> REF _Ref471073287 \r \h </w:instrText>
            </w:r>
            <w:r>
              <w:fldChar w:fldCharType="separate"/>
            </w:r>
            <w:r w:rsidR="00F2458C">
              <w:t>3.2.2.3</w:t>
            </w:r>
            <w:r>
              <w:fldChar w:fldCharType="end"/>
            </w:r>
            <w:r>
              <w:t>)</w:t>
            </w:r>
          </w:p>
        </w:tc>
      </w:tr>
      <w:tr w:rsidR="00577B84" w14:paraId="1C7F1B1C" w14:textId="77777777" w:rsidTr="0011391F">
        <w:trPr>
          <w:trHeight w:val="759"/>
        </w:trPr>
        <w:tc>
          <w:tcPr>
            <w:tcW w:w="893" w:type="dxa"/>
            <w:tcBorders>
              <w:bottom w:val="single" w:sz="4" w:space="0" w:color="auto"/>
            </w:tcBorders>
          </w:tcPr>
          <w:p w14:paraId="50C0D606" w14:textId="5C3D7C01" w:rsidR="00577B84" w:rsidRDefault="00577B84" w:rsidP="00577B84">
            <w:r>
              <w:lastRenderedPageBreak/>
              <w:t>4</w:t>
            </w:r>
          </w:p>
        </w:tc>
        <w:tc>
          <w:tcPr>
            <w:tcW w:w="2140" w:type="dxa"/>
            <w:tcBorders>
              <w:bottom w:val="single" w:sz="4" w:space="0" w:color="auto"/>
            </w:tcBorders>
          </w:tcPr>
          <w:p w14:paraId="10DF7867" w14:textId="77777777" w:rsidR="00577B84" w:rsidRDefault="00577B84" w:rsidP="00577B84">
            <w:r>
              <w:t>Main Intensity Control (MIC)</w:t>
            </w:r>
          </w:p>
        </w:tc>
        <w:tc>
          <w:tcPr>
            <w:tcW w:w="1558" w:type="dxa"/>
            <w:tcBorders>
              <w:bottom w:val="single" w:sz="4" w:space="0" w:color="auto"/>
            </w:tcBorders>
          </w:tcPr>
          <w:p w14:paraId="681AC130" w14:textId="77777777" w:rsidR="00577B84" w:rsidRDefault="00577B84" w:rsidP="00577B84">
            <w:r>
              <w:t>uint8_t</w:t>
            </w:r>
          </w:p>
        </w:tc>
        <w:tc>
          <w:tcPr>
            <w:tcW w:w="996" w:type="dxa"/>
            <w:tcBorders>
              <w:bottom w:val="single" w:sz="4" w:space="0" w:color="auto"/>
            </w:tcBorders>
          </w:tcPr>
          <w:p w14:paraId="657229FF" w14:textId="77777777" w:rsidR="00577B84" w:rsidRDefault="00577B84" w:rsidP="00577B84">
            <w:r>
              <w:t>1</w:t>
            </w:r>
          </w:p>
        </w:tc>
        <w:tc>
          <w:tcPr>
            <w:tcW w:w="3944" w:type="dxa"/>
            <w:tcBorders>
              <w:bottom w:val="single" w:sz="4" w:space="0" w:color="auto"/>
            </w:tcBorders>
          </w:tcPr>
          <w:p w14:paraId="67C21A7D" w14:textId="1527C854" w:rsidR="00577B84" w:rsidRDefault="00577B84" w:rsidP="00577B84">
            <w:r>
              <w:t xml:space="preserve">The overall intensity, in percentage 0-100 %, at which the current pattern should begin execution. See Section </w:t>
            </w:r>
            <w:r>
              <w:fldChar w:fldCharType="begin"/>
            </w:r>
            <w:r>
              <w:instrText xml:space="preserve"> REF _Ref410126252 \r \h </w:instrText>
            </w:r>
            <w:r>
              <w:fldChar w:fldCharType="separate"/>
            </w:r>
            <w:r w:rsidR="00F2458C">
              <w:t>3.2.2.5</w:t>
            </w:r>
            <w:r>
              <w:fldChar w:fldCharType="end"/>
            </w:r>
            <w:r>
              <w:t>.</w:t>
            </w:r>
          </w:p>
        </w:tc>
      </w:tr>
      <w:tr w:rsidR="00577B84" w14:paraId="56D9A66D" w14:textId="77777777" w:rsidTr="0007023C">
        <w:trPr>
          <w:trHeight w:val="743"/>
        </w:trPr>
        <w:tc>
          <w:tcPr>
            <w:tcW w:w="893" w:type="dxa"/>
            <w:tcBorders>
              <w:top w:val="single" w:sz="4" w:space="0" w:color="auto"/>
              <w:left w:val="single" w:sz="4" w:space="0" w:color="auto"/>
            </w:tcBorders>
          </w:tcPr>
          <w:p w14:paraId="533FB1A6" w14:textId="3DCB0802" w:rsidR="00577B84" w:rsidRDefault="00577B84">
            <w:r>
              <w:t>5</w:t>
            </w:r>
          </w:p>
        </w:tc>
        <w:tc>
          <w:tcPr>
            <w:tcW w:w="2140" w:type="dxa"/>
            <w:tcBorders>
              <w:top w:val="single" w:sz="4" w:space="0" w:color="auto"/>
            </w:tcBorders>
          </w:tcPr>
          <w:p w14:paraId="4D8F1B26" w14:textId="77777777" w:rsidR="00577B84" w:rsidRDefault="00577B84" w:rsidP="00577B84">
            <w:r>
              <w:t>Sine amplitude</w:t>
            </w:r>
          </w:p>
        </w:tc>
        <w:tc>
          <w:tcPr>
            <w:tcW w:w="1558" w:type="dxa"/>
            <w:tcBorders>
              <w:top w:val="single" w:sz="4" w:space="0" w:color="auto"/>
            </w:tcBorders>
          </w:tcPr>
          <w:p w14:paraId="06116596" w14:textId="77777777" w:rsidR="00577B84" w:rsidRDefault="00577B84" w:rsidP="00577B84">
            <w:r>
              <w:t>uint8_t</w:t>
            </w:r>
          </w:p>
        </w:tc>
        <w:tc>
          <w:tcPr>
            <w:tcW w:w="996" w:type="dxa"/>
            <w:tcBorders>
              <w:top w:val="single" w:sz="4" w:space="0" w:color="auto"/>
            </w:tcBorders>
          </w:tcPr>
          <w:p w14:paraId="6472EABB" w14:textId="77777777" w:rsidR="00577B84" w:rsidRDefault="00577B84" w:rsidP="00577B84">
            <w:r>
              <w:t>1</w:t>
            </w:r>
          </w:p>
        </w:tc>
        <w:tc>
          <w:tcPr>
            <w:tcW w:w="3944" w:type="dxa"/>
            <w:tcBorders>
              <w:top w:val="single" w:sz="4" w:space="0" w:color="auto"/>
              <w:right w:val="single" w:sz="4" w:space="0" w:color="auto"/>
            </w:tcBorders>
          </w:tcPr>
          <w:p w14:paraId="27A3ED77" w14:textId="77777777" w:rsidR="00577B84" w:rsidRDefault="00577B84" w:rsidP="00577B84">
            <w:r>
              <w:t>The intensity, in percentage 0-100 %, describing the amplitude of the sine. 100% equals maximum when sine center value is 50%</w:t>
            </w:r>
          </w:p>
        </w:tc>
      </w:tr>
      <w:tr w:rsidR="00577B84" w14:paraId="039B2CA8" w14:textId="77777777" w:rsidTr="0007023C">
        <w:trPr>
          <w:trHeight w:val="501"/>
        </w:trPr>
        <w:tc>
          <w:tcPr>
            <w:tcW w:w="893" w:type="dxa"/>
            <w:tcBorders>
              <w:left w:val="single" w:sz="4" w:space="0" w:color="auto"/>
            </w:tcBorders>
          </w:tcPr>
          <w:p w14:paraId="76D28646" w14:textId="30FEFFCE" w:rsidR="00577B84" w:rsidRDefault="00577B84" w:rsidP="00577B84">
            <w:r>
              <w:t>6</w:t>
            </w:r>
          </w:p>
        </w:tc>
        <w:tc>
          <w:tcPr>
            <w:tcW w:w="2140" w:type="dxa"/>
          </w:tcPr>
          <w:p w14:paraId="0576341A" w14:textId="77777777" w:rsidR="00577B84" w:rsidRDefault="00577B84" w:rsidP="00577B84">
            <w:r>
              <w:t>Sine center</w:t>
            </w:r>
          </w:p>
        </w:tc>
        <w:tc>
          <w:tcPr>
            <w:tcW w:w="1558" w:type="dxa"/>
          </w:tcPr>
          <w:p w14:paraId="22B988E9" w14:textId="77777777" w:rsidR="00577B84" w:rsidRDefault="00577B84" w:rsidP="00577B84">
            <w:r>
              <w:t>uint8_t</w:t>
            </w:r>
          </w:p>
        </w:tc>
        <w:tc>
          <w:tcPr>
            <w:tcW w:w="996" w:type="dxa"/>
          </w:tcPr>
          <w:p w14:paraId="42C626B7" w14:textId="77777777" w:rsidR="00577B84" w:rsidRDefault="00577B84" w:rsidP="00577B84">
            <w:r>
              <w:t>1</w:t>
            </w:r>
          </w:p>
        </w:tc>
        <w:tc>
          <w:tcPr>
            <w:tcW w:w="3944" w:type="dxa"/>
            <w:tcBorders>
              <w:right w:val="single" w:sz="4" w:space="0" w:color="auto"/>
            </w:tcBorders>
          </w:tcPr>
          <w:p w14:paraId="46C80CAD" w14:textId="77777777" w:rsidR="00577B84" w:rsidRDefault="00577B84" w:rsidP="00577B84">
            <w:r>
              <w:t>The sine center intensity value, in percentage 0-100 %.</w:t>
            </w:r>
          </w:p>
        </w:tc>
      </w:tr>
      <w:tr w:rsidR="00577B84" w14:paraId="4FF8E061" w14:textId="77777777" w:rsidTr="0007023C">
        <w:trPr>
          <w:trHeight w:val="759"/>
        </w:trPr>
        <w:tc>
          <w:tcPr>
            <w:tcW w:w="893" w:type="dxa"/>
            <w:tcBorders>
              <w:left w:val="single" w:sz="4" w:space="0" w:color="auto"/>
              <w:bottom w:val="single" w:sz="4" w:space="0" w:color="auto"/>
            </w:tcBorders>
          </w:tcPr>
          <w:p w14:paraId="730CDA68" w14:textId="41A85BD3" w:rsidR="00577B84" w:rsidRDefault="00577B84" w:rsidP="00577B84">
            <w:r>
              <w:t>7</w:t>
            </w:r>
          </w:p>
        </w:tc>
        <w:tc>
          <w:tcPr>
            <w:tcW w:w="2140" w:type="dxa"/>
            <w:tcBorders>
              <w:bottom w:val="single" w:sz="4" w:space="0" w:color="auto"/>
            </w:tcBorders>
          </w:tcPr>
          <w:p w14:paraId="4F23BC85" w14:textId="77777777" w:rsidR="00577B84" w:rsidRDefault="00577B84" w:rsidP="00577B84">
            <w:r>
              <w:t>Sine Period</w:t>
            </w:r>
          </w:p>
        </w:tc>
        <w:tc>
          <w:tcPr>
            <w:tcW w:w="1558" w:type="dxa"/>
            <w:tcBorders>
              <w:bottom w:val="single" w:sz="4" w:space="0" w:color="auto"/>
            </w:tcBorders>
          </w:tcPr>
          <w:p w14:paraId="29041428" w14:textId="77777777" w:rsidR="00577B84" w:rsidRDefault="00577B84" w:rsidP="00577B84">
            <w:r>
              <w:t>uint16_t</w:t>
            </w:r>
          </w:p>
        </w:tc>
        <w:tc>
          <w:tcPr>
            <w:tcW w:w="996" w:type="dxa"/>
            <w:tcBorders>
              <w:bottom w:val="single" w:sz="4" w:space="0" w:color="auto"/>
            </w:tcBorders>
          </w:tcPr>
          <w:p w14:paraId="1C861435" w14:textId="77777777" w:rsidR="00577B84" w:rsidRDefault="00577B84" w:rsidP="00577B84">
            <w:r>
              <w:t>2</w:t>
            </w:r>
          </w:p>
        </w:tc>
        <w:tc>
          <w:tcPr>
            <w:tcW w:w="3944" w:type="dxa"/>
            <w:tcBorders>
              <w:bottom w:val="single" w:sz="4" w:space="0" w:color="auto"/>
              <w:right w:val="single" w:sz="4" w:space="0" w:color="auto"/>
            </w:tcBorders>
          </w:tcPr>
          <w:p w14:paraId="5EC1E847" w14:textId="77777777" w:rsidR="00577B84" w:rsidRDefault="00577B84" w:rsidP="00577B84">
            <w:r>
              <w:t>The period of the sine wave [</w:t>
            </w:r>
            <w:proofErr w:type="spellStart"/>
            <w:r>
              <w:t>ms</w:t>
            </w:r>
            <w:proofErr w:type="spellEnd"/>
            <w:r>
              <w:t>].</w:t>
            </w:r>
          </w:p>
        </w:tc>
      </w:tr>
    </w:tbl>
    <w:p w14:paraId="19C4DB5B" w14:textId="77777777" w:rsidR="00CB3066" w:rsidRDefault="00CB3066" w:rsidP="0057067E">
      <w:pPr>
        <w:pStyle w:val="BodyText"/>
      </w:pPr>
    </w:p>
    <w:p w14:paraId="301FFE0A" w14:textId="77777777" w:rsidR="00B262F6" w:rsidRDefault="00B262F6" w:rsidP="0057067E">
      <w:pPr>
        <w:pStyle w:val="BodyText"/>
      </w:pPr>
      <w:r>
        <w:t>Formula describing the Sine pattern:</w:t>
      </w:r>
    </w:p>
    <w:p w14:paraId="56618027" w14:textId="77777777" w:rsidR="00B262F6" w:rsidRDefault="00B262F6" w:rsidP="0057067E">
      <w:pPr>
        <w:pStyle w:val="BodyText"/>
      </w:pPr>
      <m:oMathPara>
        <m:oMath>
          <m:r>
            <w:rPr>
              <w:rFonts w:ascii="Cambria Math" w:hAnsi="Cambria Math"/>
            </w:rPr>
            <m:t>SineAmplitude∙</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2π</m:t>
                  </m:r>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SinePeriod</m:t>
                          </m:r>
                        </m:den>
                      </m:f>
                    </m:e>
                  </m:d>
                </m:e>
              </m:d>
            </m:e>
          </m:func>
          <m:r>
            <w:rPr>
              <w:rFonts w:ascii="Cambria Math" w:hAnsi="Cambria Math"/>
            </w:rPr>
            <m:t>+SineCenter</m:t>
          </m:r>
        </m:oMath>
      </m:oMathPara>
    </w:p>
    <w:p w14:paraId="703973F4" w14:textId="5845CE75" w:rsidR="00AC0A54" w:rsidRPr="00E87855" w:rsidRDefault="00AC0A54" w:rsidP="0007023C">
      <w:pPr>
        <w:pStyle w:val="Heading5"/>
      </w:pPr>
      <w:bookmarkStart w:id="76" w:name="OLE_LINK7"/>
      <w:bookmarkStart w:id="77" w:name="OLE_LINK8"/>
      <w:bookmarkEnd w:id="74"/>
      <w:bookmarkEnd w:id="75"/>
      <w:r>
        <w:t>Gauss transition pattern</w:t>
      </w:r>
    </w:p>
    <w:tbl>
      <w:tblPr>
        <w:tblStyle w:val="TableGrid"/>
        <w:tblW w:w="0" w:type="auto"/>
        <w:tblInd w:w="108" w:type="dxa"/>
        <w:tblLook w:val="04A0" w:firstRow="1" w:lastRow="0" w:firstColumn="1" w:lastColumn="0" w:noHBand="0" w:noVBand="1"/>
      </w:tblPr>
      <w:tblGrid>
        <w:gridCol w:w="892"/>
        <w:gridCol w:w="2138"/>
        <w:gridCol w:w="1556"/>
        <w:gridCol w:w="996"/>
        <w:gridCol w:w="3937"/>
      </w:tblGrid>
      <w:tr w:rsidR="00AC0A54" w14:paraId="7BE60DD0" w14:textId="77777777" w:rsidTr="0007023C">
        <w:trPr>
          <w:trHeight w:val="501"/>
        </w:trPr>
        <w:tc>
          <w:tcPr>
            <w:tcW w:w="893" w:type="dxa"/>
          </w:tcPr>
          <w:p w14:paraId="67225C90" w14:textId="77777777" w:rsidR="00AC0A54" w:rsidRPr="000D3618" w:rsidRDefault="00AC0A54" w:rsidP="00291B9F">
            <w:pPr>
              <w:rPr>
                <w:b/>
              </w:rPr>
            </w:pPr>
            <w:r>
              <w:rPr>
                <w:b/>
              </w:rPr>
              <w:t>Byte Pos</w:t>
            </w:r>
          </w:p>
        </w:tc>
        <w:tc>
          <w:tcPr>
            <w:tcW w:w="2140" w:type="dxa"/>
          </w:tcPr>
          <w:p w14:paraId="2C45E325" w14:textId="77777777" w:rsidR="00AC0A54" w:rsidRPr="000D3618" w:rsidRDefault="00AC0A54" w:rsidP="00291B9F">
            <w:pPr>
              <w:rPr>
                <w:b/>
              </w:rPr>
            </w:pPr>
            <w:r w:rsidRPr="000D3618">
              <w:rPr>
                <w:b/>
              </w:rPr>
              <w:t>Data</w:t>
            </w:r>
          </w:p>
        </w:tc>
        <w:tc>
          <w:tcPr>
            <w:tcW w:w="1558" w:type="dxa"/>
          </w:tcPr>
          <w:p w14:paraId="1027CC53" w14:textId="77777777" w:rsidR="00AC0A54" w:rsidRDefault="00AC0A54" w:rsidP="00291B9F">
            <w:pPr>
              <w:rPr>
                <w:b/>
              </w:rPr>
            </w:pPr>
            <w:r>
              <w:rPr>
                <w:b/>
              </w:rPr>
              <w:t>Type</w:t>
            </w:r>
          </w:p>
        </w:tc>
        <w:tc>
          <w:tcPr>
            <w:tcW w:w="996" w:type="dxa"/>
          </w:tcPr>
          <w:p w14:paraId="61D6435F" w14:textId="77777777" w:rsidR="00AC0A54" w:rsidRPr="000D3618" w:rsidRDefault="00AC0A54" w:rsidP="00291B9F">
            <w:pPr>
              <w:rPr>
                <w:b/>
              </w:rPr>
            </w:pPr>
            <w:r>
              <w:rPr>
                <w:b/>
              </w:rPr>
              <w:t>Byte Length</w:t>
            </w:r>
          </w:p>
        </w:tc>
        <w:tc>
          <w:tcPr>
            <w:tcW w:w="3944" w:type="dxa"/>
          </w:tcPr>
          <w:p w14:paraId="73E38EB1" w14:textId="77777777" w:rsidR="00AC0A54" w:rsidRPr="000D3618" w:rsidRDefault="00AC0A54" w:rsidP="00291B9F">
            <w:pPr>
              <w:rPr>
                <w:b/>
              </w:rPr>
            </w:pPr>
            <w:r w:rsidRPr="000D3618">
              <w:rPr>
                <w:b/>
              </w:rPr>
              <w:t>Description</w:t>
            </w:r>
          </w:p>
        </w:tc>
      </w:tr>
      <w:tr w:rsidR="00AC0A54" w14:paraId="6AA07CB7" w14:textId="77777777" w:rsidTr="0007023C">
        <w:trPr>
          <w:trHeight w:val="242"/>
        </w:trPr>
        <w:tc>
          <w:tcPr>
            <w:tcW w:w="893" w:type="dxa"/>
          </w:tcPr>
          <w:p w14:paraId="43ACEBF5" w14:textId="77777777" w:rsidR="00AC0A54" w:rsidRDefault="00AC0A54" w:rsidP="00291B9F">
            <w:r>
              <w:t>0</w:t>
            </w:r>
          </w:p>
        </w:tc>
        <w:tc>
          <w:tcPr>
            <w:tcW w:w="2140" w:type="dxa"/>
          </w:tcPr>
          <w:p w14:paraId="5BE4F889" w14:textId="77777777" w:rsidR="00AC0A54" w:rsidRDefault="00AC0A54" w:rsidP="00291B9F">
            <w:r>
              <w:t>0x01</w:t>
            </w:r>
          </w:p>
        </w:tc>
        <w:tc>
          <w:tcPr>
            <w:tcW w:w="1558" w:type="dxa"/>
          </w:tcPr>
          <w:p w14:paraId="7A1F7423" w14:textId="77777777" w:rsidR="00AC0A54" w:rsidRDefault="00AC0A54" w:rsidP="00291B9F">
            <w:r>
              <w:t>uint8_t</w:t>
            </w:r>
          </w:p>
        </w:tc>
        <w:tc>
          <w:tcPr>
            <w:tcW w:w="996" w:type="dxa"/>
          </w:tcPr>
          <w:p w14:paraId="23B750C9" w14:textId="77777777" w:rsidR="00AC0A54" w:rsidRDefault="00AC0A54" w:rsidP="00291B9F">
            <w:r>
              <w:t>1</w:t>
            </w:r>
          </w:p>
        </w:tc>
        <w:tc>
          <w:tcPr>
            <w:tcW w:w="3944" w:type="dxa"/>
          </w:tcPr>
          <w:p w14:paraId="4AA3026A" w14:textId="77777777" w:rsidR="00AC0A54" w:rsidRDefault="00AC0A54" w:rsidP="00291B9F">
            <w:r>
              <w:t>Module id</w:t>
            </w:r>
          </w:p>
        </w:tc>
      </w:tr>
      <w:tr w:rsidR="00AC0A54" w14:paraId="3BC7B411" w14:textId="77777777" w:rsidTr="0007023C">
        <w:trPr>
          <w:trHeight w:val="242"/>
        </w:trPr>
        <w:tc>
          <w:tcPr>
            <w:tcW w:w="893" w:type="dxa"/>
          </w:tcPr>
          <w:p w14:paraId="29DD5B03" w14:textId="77777777" w:rsidR="00AC0A54" w:rsidRDefault="00AC0A54" w:rsidP="00291B9F">
            <w:r>
              <w:t>1</w:t>
            </w:r>
          </w:p>
        </w:tc>
        <w:tc>
          <w:tcPr>
            <w:tcW w:w="2140" w:type="dxa"/>
          </w:tcPr>
          <w:p w14:paraId="2BF95676" w14:textId="77777777" w:rsidR="00AC0A54" w:rsidRDefault="00AC0A54" w:rsidP="00291B9F">
            <w:r>
              <w:t>0x00</w:t>
            </w:r>
          </w:p>
        </w:tc>
        <w:tc>
          <w:tcPr>
            <w:tcW w:w="1558" w:type="dxa"/>
          </w:tcPr>
          <w:p w14:paraId="1776B494" w14:textId="77777777" w:rsidR="00AC0A54" w:rsidRDefault="00AC0A54" w:rsidP="00291B9F">
            <w:r>
              <w:t>uint8_t</w:t>
            </w:r>
          </w:p>
        </w:tc>
        <w:tc>
          <w:tcPr>
            <w:tcW w:w="996" w:type="dxa"/>
          </w:tcPr>
          <w:p w14:paraId="3FFA3EB9" w14:textId="77777777" w:rsidR="00AC0A54" w:rsidRDefault="00AC0A54" w:rsidP="00291B9F">
            <w:r>
              <w:t>1</w:t>
            </w:r>
          </w:p>
        </w:tc>
        <w:tc>
          <w:tcPr>
            <w:tcW w:w="3944" w:type="dxa"/>
          </w:tcPr>
          <w:p w14:paraId="7E451871" w14:textId="77777777" w:rsidR="00AC0A54" w:rsidRDefault="00AC0A54" w:rsidP="00291B9F">
            <w:r>
              <w:t>Message id</w:t>
            </w:r>
          </w:p>
        </w:tc>
      </w:tr>
      <w:tr w:rsidR="007C4222" w14:paraId="6D951552" w14:textId="77777777" w:rsidTr="003B0132">
        <w:trPr>
          <w:trHeight w:val="242"/>
        </w:trPr>
        <w:tc>
          <w:tcPr>
            <w:tcW w:w="893" w:type="dxa"/>
          </w:tcPr>
          <w:p w14:paraId="013AF7F6" w14:textId="42F99DCF" w:rsidR="007C4222" w:rsidRDefault="007C4222" w:rsidP="00291B9F">
            <w:r>
              <w:t>2</w:t>
            </w:r>
          </w:p>
        </w:tc>
        <w:tc>
          <w:tcPr>
            <w:tcW w:w="2140" w:type="dxa"/>
          </w:tcPr>
          <w:p w14:paraId="4E473F41" w14:textId="413C7EC6" w:rsidR="007C4222" w:rsidRDefault="007C4222" w:rsidP="00291B9F">
            <w:r>
              <w:t>0x02</w:t>
            </w:r>
          </w:p>
        </w:tc>
        <w:tc>
          <w:tcPr>
            <w:tcW w:w="1558" w:type="dxa"/>
          </w:tcPr>
          <w:p w14:paraId="1E5284DF" w14:textId="2C38DDBE" w:rsidR="007C4222" w:rsidRDefault="007C4222" w:rsidP="00291B9F">
            <w:r>
              <w:t>uint8_t</w:t>
            </w:r>
          </w:p>
        </w:tc>
        <w:tc>
          <w:tcPr>
            <w:tcW w:w="996" w:type="dxa"/>
          </w:tcPr>
          <w:p w14:paraId="5EC01F4C" w14:textId="1C9F7DE5" w:rsidR="007C4222" w:rsidRDefault="007C4222" w:rsidP="00291B9F">
            <w:r>
              <w:t>1</w:t>
            </w:r>
          </w:p>
        </w:tc>
        <w:tc>
          <w:tcPr>
            <w:tcW w:w="3944" w:type="dxa"/>
          </w:tcPr>
          <w:p w14:paraId="0B7DA0F9" w14:textId="33A66672" w:rsidR="007C4222" w:rsidRDefault="007C4222" w:rsidP="00291B9F">
            <w:r>
              <w:t>Timbre id</w:t>
            </w:r>
            <w:r w:rsidR="00027D78">
              <w:t xml:space="preserve"> - Gaussian</w:t>
            </w:r>
          </w:p>
        </w:tc>
      </w:tr>
      <w:tr w:rsidR="00AC0A54" w14:paraId="39436DF7" w14:textId="77777777" w:rsidTr="0007023C">
        <w:trPr>
          <w:trHeight w:val="242"/>
        </w:trPr>
        <w:tc>
          <w:tcPr>
            <w:tcW w:w="893" w:type="dxa"/>
            <w:tcBorders>
              <w:bottom w:val="single" w:sz="4" w:space="0" w:color="auto"/>
            </w:tcBorders>
          </w:tcPr>
          <w:p w14:paraId="7753C451" w14:textId="090E508C" w:rsidR="00AC0A54" w:rsidRDefault="007C4222" w:rsidP="00291B9F">
            <w:r>
              <w:t>3</w:t>
            </w:r>
          </w:p>
        </w:tc>
        <w:tc>
          <w:tcPr>
            <w:tcW w:w="2140" w:type="dxa"/>
            <w:tcBorders>
              <w:bottom w:val="single" w:sz="4" w:space="0" w:color="auto"/>
            </w:tcBorders>
          </w:tcPr>
          <w:p w14:paraId="639F56F4" w14:textId="77777777" w:rsidR="00AC0A54" w:rsidRDefault="00AC0A54" w:rsidP="00291B9F">
            <w:r>
              <w:t>Pattern Id</w:t>
            </w:r>
          </w:p>
        </w:tc>
        <w:tc>
          <w:tcPr>
            <w:tcW w:w="1558" w:type="dxa"/>
            <w:tcBorders>
              <w:bottom w:val="single" w:sz="4" w:space="0" w:color="auto"/>
            </w:tcBorders>
          </w:tcPr>
          <w:p w14:paraId="72D7AE79" w14:textId="77777777" w:rsidR="00AC0A54" w:rsidRDefault="00AC0A54" w:rsidP="00291B9F">
            <w:r>
              <w:t>uint8_t</w:t>
            </w:r>
          </w:p>
        </w:tc>
        <w:tc>
          <w:tcPr>
            <w:tcW w:w="996" w:type="dxa"/>
            <w:tcBorders>
              <w:bottom w:val="single" w:sz="4" w:space="0" w:color="auto"/>
            </w:tcBorders>
          </w:tcPr>
          <w:p w14:paraId="574D3E02" w14:textId="77777777" w:rsidR="00AC0A54" w:rsidRDefault="00AC0A54" w:rsidP="00291B9F">
            <w:r>
              <w:t>1</w:t>
            </w:r>
          </w:p>
        </w:tc>
        <w:tc>
          <w:tcPr>
            <w:tcW w:w="3944" w:type="dxa"/>
            <w:tcBorders>
              <w:bottom w:val="single" w:sz="4" w:space="0" w:color="auto"/>
            </w:tcBorders>
          </w:tcPr>
          <w:p w14:paraId="67C633E3" w14:textId="04CA3DC5" w:rsidR="00027D78" w:rsidRDefault="00027D78" w:rsidP="00027D78">
            <w:r>
              <w:t>Pattern Identifier – This value is supplied by the Client, and then stored by the Server, to identify this Pattern.</w:t>
            </w:r>
          </w:p>
          <w:p w14:paraId="4950BBDA" w14:textId="67BD67B3" w:rsidR="00AC0A54" w:rsidRDefault="00027D78" w:rsidP="00027D78">
            <w:r>
              <w:t xml:space="preserve">This is used by the Client to acknowledge which pattern is run via e.g. </w:t>
            </w:r>
            <w:proofErr w:type="spellStart"/>
            <w:r>
              <w:t>Motor.State</w:t>
            </w:r>
            <w:proofErr w:type="spellEnd"/>
            <w:r>
              <w:t xml:space="preserve"> Notifications (see Section </w:t>
            </w:r>
            <w:r>
              <w:fldChar w:fldCharType="begin"/>
            </w:r>
            <w:r>
              <w:instrText xml:space="preserve"> REF _Ref471073287 \r \h </w:instrText>
            </w:r>
            <w:r>
              <w:fldChar w:fldCharType="separate"/>
            </w:r>
            <w:r w:rsidR="00F2458C">
              <w:t>3.2.2.3</w:t>
            </w:r>
            <w:r>
              <w:fldChar w:fldCharType="end"/>
            </w:r>
            <w:r>
              <w:t>)</w:t>
            </w:r>
          </w:p>
        </w:tc>
      </w:tr>
      <w:tr w:rsidR="00AC0A54" w14:paraId="03134A82" w14:textId="77777777" w:rsidTr="00FC6882">
        <w:trPr>
          <w:trHeight w:val="759"/>
        </w:trPr>
        <w:tc>
          <w:tcPr>
            <w:tcW w:w="893" w:type="dxa"/>
            <w:tcBorders>
              <w:bottom w:val="single" w:sz="4" w:space="0" w:color="auto"/>
            </w:tcBorders>
          </w:tcPr>
          <w:p w14:paraId="6ADE796A" w14:textId="56175CA7" w:rsidR="00AC0A54" w:rsidRDefault="007C4222" w:rsidP="00291B9F">
            <w:r>
              <w:t>4</w:t>
            </w:r>
          </w:p>
        </w:tc>
        <w:tc>
          <w:tcPr>
            <w:tcW w:w="2140" w:type="dxa"/>
            <w:tcBorders>
              <w:bottom w:val="single" w:sz="4" w:space="0" w:color="auto"/>
            </w:tcBorders>
          </w:tcPr>
          <w:p w14:paraId="73E4CBCB" w14:textId="77777777" w:rsidR="00AC0A54" w:rsidRDefault="00AC0A54" w:rsidP="00291B9F">
            <w:r>
              <w:t>Main Intensity Control (MIC)</w:t>
            </w:r>
          </w:p>
        </w:tc>
        <w:tc>
          <w:tcPr>
            <w:tcW w:w="1558" w:type="dxa"/>
            <w:tcBorders>
              <w:bottom w:val="single" w:sz="4" w:space="0" w:color="auto"/>
            </w:tcBorders>
          </w:tcPr>
          <w:p w14:paraId="2B6B275A" w14:textId="77777777" w:rsidR="00AC0A54" w:rsidRDefault="00AC0A54" w:rsidP="00291B9F">
            <w:r>
              <w:t>uint8_t</w:t>
            </w:r>
          </w:p>
        </w:tc>
        <w:tc>
          <w:tcPr>
            <w:tcW w:w="996" w:type="dxa"/>
            <w:tcBorders>
              <w:bottom w:val="single" w:sz="4" w:space="0" w:color="auto"/>
            </w:tcBorders>
          </w:tcPr>
          <w:p w14:paraId="48D1843B" w14:textId="77777777" w:rsidR="00AC0A54" w:rsidRDefault="00AC0A54" w:rsidP="00291B9F">
            <w:r>
              <w:t>1</w:t>
            </w:r>
          </w:p>
        </w:tc>
        <w:tc>
          <w:tcPr>
            <w:tcW w:w="3944" w:type="dxa"/>
            <w:tcBorders>
              <w:bottom w:val="single" w:sz="4" w:space="0" w:color="auto"/>
            </w:tcBorders>
          </w:tcPr>
          <w:p w14:paraId="28CAB1CA" w14:textId="0377F0EC" w:rsidR="00AC0A54" w:rsidRDefault="00AC0A54" w:rsidP="00291B9F">
            <w:r>
              <w:t xml:space="preserve">The overall intensity, in percentage 0-100 %, at which the current pattern should begin execution. See Section </w:t>
            </w:r>
            <w:r>
              <w:fldChar w:fldCharType="begin"/>
            </w:r>
            <w:r>
              <w:instrText xml:space="preserve"> REF _Ref410126252 \r \h </w:instrText>
            </w:r>
            <w:r>
              <w:fldChar w:fldCharType="separate"/>
            </w:r>
            <w:r w:rsidR="00F2458C">
              <w:t>3.2.2.5</w:t>
            </w:r>
            <w:r>
              <w:fldChar w:fldCharType="end"/>
            </w:r>
            <w:r>
              <w:t>.</w:t>
            </w:r>
          </w:p>
        </w:tc>
      </w:tr>
      <w:tr w:rsidR="00FC51CA" w14:paraId="004E528F" w14:textId="77777777" w:rsidTr="0007023C">
        <w:trPr>
          <w:trHeight w:val="743"/>
        </w:trPr>
        <w:tc>
          <w:tcPr>
            <w:tcW w:w="893" w:type="dxa"/>
            <w:tcBorders>
              <w:top w:val="single" w:sz="4" w:space="0" w:color="auto"/>
              <w:left w:val="single" w:sz="4" w:space="0" w:color="auto"/>
            </w:tcBorders>
          </w:tcPr>
          <w:p w14:paraId="161E1294" w14:textId="594A46D0" w:rsidR="00AC0A54" w:rsidRDefault="007C4222" w:rsidP="00291B9F">
            <w:r>
              <w:t>5</w:t>
            </w:r>
          </w:p>
        </w:tc>
        <w:tc>
          <w:tcPr>
            <w:tcW w:w="2140" w:type="dxa"/>
            <w:tcBorders>
              <w:top w:val="single" w:sz="4" w:space="0" w:color="auto"/>
            </w:tcBorders>
          </w:tcPr>
          <w:p w14:paraId="1ABB77D6" w14:textId="118B72BB" w:rsidR="00AC0A54" w:rsidRDefault="00FC51CA" w:rsidP="00291B9F">
            <w:r>
              <w:t xml:space="preserve">Gauss </w:t>
            </w:r>
            <w:proofErr w:type="spellStart"/>
            <w:r>
              <w:t>StartP</w:t>
            </w:r>
            <w:r w:rsidR="009B7749">
              <w:t>oint</w:t>
            </w:r>
            <w:proofErr w:type="spellEnd"/>
          </w:p>
        </w:tc>
        <w:tc>
          <w:tcPr>
            <w:tcW w:w="1558" w:type="dxa"/>
            <w:tcBorders>
              <w:top w:val="single" w:sz="4" w:space="0" w:color="auto"/>
            </w:tcBorders>
          </w:tcPr>
          <w:p w14:paraId="24F0FC79" w14:textId="77777777" w:rsidR="00AC0A54" w:rsidRDefault="00AC0A54" w:rsidP="00291B9F">
            <w:r>
              <w:t>uint8_t</w:t>
            </w:r>
          </w:p>
        </w:tc>
        <w:tc>
          <w:tcPr>
            <w:tcW w:w="996" w:type="dxa"/>
            <w:tcBorders>
              <w:top w:val="single" w:sz="4" w:space="0" w:color="auto"/>
            </w:tcBorders>
          </w:tcPr>
          <w:p w14:paraId="4C127C7B" w14:textId="77777777" w:rsidR="00AC0A54" w:rsidRDefault="00AC0A54" w:rsidP="00291B9F">
            <w:r>
              <w:t>1</w:t>
            </w:r>
          </w:p>
        </w:tc>
        <w:tc>
          <w:tcPr>
            <w:tcW w:w="3944" w:type="dxa"/>
            <w:tcBorders>
              <w:top w:val="single" w:sz="4" w:space="0" w:color="auto"/>
              <w:right w:val="single" w:sz="4" w:space="0" w:color="auto"/>
            </w:tcBorders>
          </w:tcPr>
          <w:p w14:paraId="7C3E624E" w14:textId="4CE47ABA" w:rsidR="00AC0A54" w:rsidRDefault="009B7749" w:rsidP="009B7749">
            <w:r>
              <w:t>Start point intensity value,</w:t>
            </w:r>
            <w:r w:rsidR="00AC0A54">
              <w:t xml:space="preserve"> in percentage 0-100 %</w:t>
            </w:r>
          </w:p>
        </w:tc>
      </w:tr>
      <w:tr w:rsidR="00AC0A54" w14:paraId="7D6F6CFD" w14:textId="77777777" w:rsidTr="0007023C">
        <w:trPr>
          <w:trHeight w:val="501"/>
        </w:trPr>
        <w:tc>
          <w:tcPr>
            <w:tcW w:w="893" w:type="dxa"/>
            <w:tcBorders>
              <w:left w:val="single" w:sz="4" w:space="0" w:color="auto"/>
            </w:tcBorders>
          </w:tcPr>
          <w:p w14:paraId="57C1F41E" w14:textId="744522C9" w:rsidR="00AC0A54" w:rsidRDefault="007C4222" w:rsidP="00291B9F">
            <w:r>
              <w:t>6</w:t>
            </w:r>
          </w:p>
        </w:tc>
        <w:tc>
          <w:tcPr>
            <w:tcW w:w="2140" w:type="dxa"/>
          </w:tcPr>
          <w:p w14:paraId="46BEF745" w14:textId="1B546478" w:rsidR="00AC0A54" w:rsidRDefault="00FC51CA" w:rsidP="00291B9F">
            <w:r>
              <w:t xml:space="preserve">Gauss </w:t>
            </w:r>
            <w:proofErr w:type="spellStart"/>
            <w:r>
              <w:t>EndP</w:t>
            </w:r>
            <w:r w:rsidR="009B7749">
              <w:t>oint</w:t>
            </w:r>
            <w:proofErr w:type="spellEnd"/>
          </w:p>
        </w:tc>
        <w:tc>
          <w:tcPr>
            <w:tcW w:w="1558" w:type="dxa"/>
          </w:tcPr>
          <w:p w14:paraId="2720E829" w14:textId="77777777" w:rsidR="00AC0A54" w:rsidRDefault="00AC0A54" w:rsidP="00291B9F">
            <w:r>
              <w:t>uint8_t</w:t>
            </w:r>
          </w:p>
        </w:tc>
        <w:tc>
          <w:tcPr>
            <w:tcW w:w="996" w:type="dxa"/>
          </w:tcPr>
          <w:p w14:paraId="34773B6C" w14:textId="77777777" w:rsidR="00AC0A54" w:rsidRDefault="00AC0A54" w:rsidP="00291B9F">
            <w:r>
              <w:t>1</w:t>
            </w:r>
          </w:p>
        </w:tc>
        <w:tc>
          <w:tcPr>
            <w:tcW w:w="3944" w:type="dxa"/>
            <w:tcBorders>
              <w:right w:val="single" w:sz="4" w:space="0" w:color="auto"/>
            </w:tcBorders>
          </w:tcPr>
          <w:p w14:paraId="5D2F5F7F" w14:textId="0F9F1535" w:rsidR="00AC0A54" w:rsidRDefault="009B7749" w:rsidP="009B7749">
            <w:r>
              <w:t>End point Gauss intensity</w:t>
            </w:r>
            <w:r w:rsidR="00AC0A54">
              <w:t xml:space="preserve"> value, in percentage 0-100 %.</w:t>
            </w:r>
          </w:p>
        </w:tc>
      </w:tr>
      <w:tr w:rsidR="009B7749" w14:paraId="13EE2C8F" w14:textId="77777777" w:rsidTr="0007023C">
        <w:trPr>
          <w:trHeight w:val="759"/>
        </w:trPr>
        <w:tc>
          <w:tcPr>
            <w:tcW w:w="893" w:type="dxa"/>
            <w:tcBorders>
              <w:left w:val="single" w:sz="4" w:space="0" w:color="auto"/>
            </w:tcBorders>
          </w:tcPr>
          <w:p w14:paraId="36B52EA8" w14:textId="64FD3BEA" w:rsidR="00AC0A54" w:rsidRDefault="007C4222" w:rsidP="00291B9F">
            <w:r>
              <w:t>7</w:t>
            </w:r>
          </w:p>
        </w:tc>
        <w:tc>
          <w:tcPr>
            <w:tcW w:w="2140" w:type="dxa"/>
          </w:tcPr>
          <w:p w14:paraId="5FCBA98A" w14:textId="61F0598C" w:rsidR="00AC0A54" w:rsidRDefault="00FC51CA" w:rsidP="00291B9F">
            <w:r>
              <w:t>Gauss D</w:t>
            </w:r>
            <w:r w:rsidR="009B7749">
              <w:t>uration</w:t>
            </w:r>
          </w:p>
        </w:tc>
        <w:tc>
          <w:tcPr>
            <w:tcW w:w="1558" w:type="dxa"/>
          </w:tcPr>
          <w:p w14:paraId="2333EA0D" w14:textId="77777777" w:rsidR="00AC0A54" w:rsidRDefault="00AC0A54" w:rsidP="00291B9F">
            <w:r>
              <w:t>uint16_t</w:t>
            </w:r>
          </w:p>
        </w:tc>
        <w:tc>
          <w:tcPr>
            <w:tcW w:w="996" w:type="dxa"/>
          </w:tcPr>
          <w:p w14:paraId="19A6C32D" w14:textId="77777777" w:rsidR="00AC0A54" w:rsidRDefault="00AC0A54" w:rsidP="00291B9F">
            <w:r>
              <w:t>2</w:t>
            </w:r>
          </w:p>
        </w:tc>
        <w:tc>
          <w:tcPr>
            <w:tcW w:w="3944" w:type="dxa"/>
            <w:tcBorders>
              <w:right w:val="single" w:sz="4" w:space="0" w:color="auto"/>
            </w:tcBorders>
          </w:tcPr>
          <w:p w14:paraId="2D9A4FA5" w14:textId="5CA82C05" w:rsidR="00AC0A54" w:rsidRDefault="009B7749" w:rsidP="00291B9F">
            <w:r>
              <w:t>Duration until next Gauss transition begins (repeating Gauss pattern)</w:t>
            </w:r>
          </w:p>
        </w:tc>
      </w:tr>
      <w:tr w:rsidR="009B7749" w14:paraId="1CB11E64" w14:textId="77777777" w:rsidTr="0007023C">
        <w:trPr>
          <w:trHeight w:val="759"/>
        </w:trPr>
        <w:tc>
          <w:tcPr>
            <w:tcW w:w="893" w:type="dxa"/>
            <w:tcBorders>
              <w:left w:val="single" w:sz="4" w:space="0" w:color="auto"/>
              <w:bottom w:val="single" w:sz="4" w:space="0" w:color="auto"/>
            </w:tcBorders>
          </w:tcPr>
          <w:p w14:paraId="22DAA9AD" w14:textId="3AADA5B1" w:rsidR="009B7749" w:rsidRDefault="007C4222" w:rsidP="00291B9F">
            <w:r>
              <w:t>9</w:t>
            </w:r>
          </w:p>
        </w:tc>
        <w:tc>
          <w:tcPr>
            <w:tcW w:w="2140" w:type="dxa"/>
            <w:tcBorders>
              <w:bottom w:val="single" w:sz="4" w:space="0" w:color="auto"/>
            </w:tcBorders>
          </w:tcPr>
          <w:p w14:paraId="39AC2565" w14:textId="5E62E1CC" w:rsidR="009B7749" w:rsidRDefault="00FC51CA" w:rsidP="00FC51CA">
            <w:r>
              <w:t>Gauss S</w:t>
            </w:r>
            <w:r w:rsidR="009B7749">
              <w:t>teep</w:t>
            </w:r>
          </w:p>
        </w:tc>
        <w:tc>
          <w:tcPr>
            <w:tcW w:w="1558" w:type="dxa"/>
            <w:tcBorders>
              <w:bottom w:val="single" w:sz="4" w:space="0" w:color="auto"/>
            </w:tcBorders>
          </w:tcPr>
          <w:p w14:paraId="1C235B7A" w14:textId="59DECEF3" w:rsidR="009B7749" w:rsidRDefault="009B7749" w:rsidP="00291B9F">
            <w:r>
              <w:t>uint8_t</w:t>
            </w:r>
          </w:p>
        </w:tc>
        <w:tc>
          <w:tcPr>
            <w:tcW w:w="996" w:type="dxa"/>
            <w:tcBorders>
              <w:bottom w:val="single" w:sz="4" w:space="0" w:color="auto"/>
            </w:tcBorders>
          </w:tcPr>
          <w:p w14:paraId="13790B40" w14:textId="53B62C66" w:rsidR="009B7749" w:rsidRDefault="009B7749" w:rsidP="00291B9F">
            <w:r>
              <w:t>1</w:t>
            </w:r>
          </w:p>
        </w:tc>
        <w:tc>
          <w:tcPr>
            <w:tcW w:w="3944" w:type="dxa"/>
            <w:tcBorders>
              <w:bottom w:val="single" w:sz="4" w:space="0" w:color="auto"/>
              <w:right w:val="single" w:sz="4" w:space="0" w:color="auto"/>
            </w:tcBorders>
          </w:tcPr>
          <w:p w14:paraId="25B14502" w14:textId="0ED22305" w:rsidR="009B7749" w:rsidRDefault="009B7749" w:rsidP="00291B9F">
            <w:r>
              <w:t xml:space="preserve">Gauss steepness *20 </w:t>
            </w:r>
            <w:proofErr w:type="spellStart"/>
            <w:r>
              <w:t>ms</w:t>
            </w:r>
            <w:proofErr w:type="spellEnd"/>
          </w:p>
        </w:tc>
      </w:tr>
      <w:tr w:rsidR="009B7749" w14:paraId="39678AFC" w14:textId="77777777" w:rsidTr="0007023C">
        <w:trPr>
          <w:trHeight w:val="759"/>
        </w:trPr>
        <w:tc>
          <w:tcPr>
            <w:tcW w:w="893" w:type="dxa"/>
            <w:tcBorders>
              <w:top w:val="single" w:sz="4" w:space="0" w:color="auto"/>
              <w:left w:val="single" w:sz="4" w:space="0" w:color="auto"/>
              <w:bottom w:val="single" w:sz="4" w:space="0" w:color="auto"/>
            </w:tcBorders>
          </w:tcPr>
          <w:p w14:paraId="30B47B55" w14:textId="32BA4407" w:rsidR="009B7749" w:rsidRDefault="007C4222" w:rsidP="00291B9F">
            <w:r>
              <w:t>10</w:t>
            </w:r>
          </w:p>
        </w:tc>
        <w:tc>
          <w:tcPr>
            <w:tcW w:w="2140" w:type="dxa"/>
            <w:tcBorders>
              <w:top w:val="single" w:sz="4" w:space="0" w:color="auto"/>
              <w:bottom w:val="single" w:sz="4" w:space="0" w:color="auto"/>
            </w:tcBorders>
          </w:tcPr>
          <w:p w14:paraId="34E32765" w14:textId="77777777" w:rsidR="009B7749" w:rsidRDefault="009B7749" w:rsidP="009B7749">
            <w:r>
              <w:t>Additional Motor Control Segment(s)</w:t>
            </w:r>
          </w:p>
          <w:p w14:paraId="096B2942" w14:textId="77777777" w:rsidR="009B7749" w:rsidRDefault="009B7749" w:rsidP="009B7749">
            <w:r>
              <w:t>.</w:t>
            </w:r>
          </w:p>
          <w:p w14:paraId="6F1A7B1A" w14:textId="77777777" w:rsidR="009B7749" w:rsidRDefault="009B7749" w:rsidP="009B7749">
            <w:r>
              <w:t>.</w:t>
            </w:r>
          </w:p>
          <w:p w14:paraId="65F18223" w14:textId="77777777" w:rsidR="009B7749" w:rsidRDefault="009B7749" w:rsidP="009B7749">
            <w:r>
              <w:t>.</w:t>
            </w:r>
          </w:p>
          <w:p w14:paraId="16EC3D07" w14:textId="77777777" w:rsidR="009B7749" w:rsidRDefault="009B7749" w:rsidP="00291B9F"/>
        </w:tc>
        <w:tc>
          <w:tcPr>
            <w:tcW w:w="1558" w:type="dxa"/>
            <w:tcBorders>
              <w:top w:val="single" w:sz="4" w:space="0" w:color="auto"/>
              <w:bottom w:val="single" w:sz="4" w:space="0" w:color="auto"/>
            </w:tcBorders>
          </w:tcPr>
          <w:p w14:paraId="7FEE0484" w14:textId="77777777" w:rsidR="009B7749" w:rsidRDefault="009B7749" w:rsidP="00291B9F"/>
        </w:tc>
        <w:tc>
          <w:tcPr>
            <w:tcW w:w="996" w:type="dxa"/>
            <w:tcBorders>
              <w:top w:val="single" w:sz="4" w:space="0" w:color="auto"/>
              <w:bottom w:val="single" w:sz="4" w:space="0" w:color="auto"/>
            </w:tcBorders>
          </w:tcPr>
          <w:p w14:paraId="69302706" w14:textId="77777777" w:rsidR="009B7749" w:rsidRDefault="009B7749" w:rsidP="00291B9F"/>
        </w:tc>
        <w:tc>
          <w:tcPr>
            <w:tcW w:w="3944" w:type="dxa"/>
            <w:tcBorders>
              <w:top w:val="single" w:sz="4" w:space="0" w:color="auto"/>
              <w:bottom w:val="single" w:sz="4" w:space="0" w:color="auto"/>
              <w:right w:val="single" w:sz="4" w:space="0" w:color="auto"/>
            </w:tcBorders>
          </w:tcPr>
          <w:p w14:paraId="775600BF" w14:textId="77777777" w:rsidR="009B7749" w:rsidRDefault="009B7749" w:rsidP="00291B9F"/>
        </w:tc>
      </w:tr>
      <w:bookmarkEnd w:id="76"/>
      <w:bookmarkEnd w:id="77"/>
    </w:tbl>
    <w:p w14:paraId="33302598" w14:textId="77777777" w:rsidR="00AC0A54" w:rsidRDefault="00AC0A54" w:rsidP="00AC0A54">
      <w:pPr>
        <w:pStyle w:val="BodyText"/>
      </w:pPr>
    </w:p>
    <w:p w14:paraId="591F022C" w14:textId="05177DB5" w:rsidR="00AC0A54" w:rsidRDefault="00AC0A54" w:rsidP="00AC0A54">
      <w:pPr>
        <w:pStyle w:val="BodyText"/>
      </w:pPr>
      <w:r>
        <w:t xml:space="preserve">Formula describing the </w:t>
      </w:r>
      <w:r w:rsidR="00FC51CA">
        <w:t>Gauss transition</w:t>
      </w:r>
      <w:r>
        <w:t>:</w:t>
      </w:r>
    </w:p>
    <w:p w14:paraId="4DDEB4D9" w14:textId="77777777" w:rsidR="00FC51CA" w:rsidRDefault="00FC51CA" w:rsidP="00AC0A54">
      <w:pPr>
        <w:pStyle w:val="BodyText"/>
      </w:pPr>
    </w:p>
    <w:p w14:paraId="15A3368B" w14:textId="0ED1DAB3" w:rsidR="00AC0A54" w:rsidRDefault="00000000" w:rsidP="00AC0A54">
      <w:pPr>
        <w:pStyle w:val="BodyText"/>
      </w:pPr>
      <m:oMathPara>
        <m:oMath>
          <m:d>
            <m:dPr>
              <m:ctrlPr>
                <w:rPr>
                  <w:rFonts w:ascii="Cambria Math" w:hAnsi="Cambria Math"/>
                  <w:i/>
                </w:rPr>
              </m:ctrlPr>
            </m:dPr>
            <m:e>
              <m:r>
                <w:rPr>
                  <w:rFonts w:ascii="Cambria Math" w:hAnsi="Cambria Math"/>
                </w:rPr>
                <m:t>StartPoint-EndPoint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Steep</m:t>
                      </m:r>
                    </m:e>
                    <m:sup>
                      <m:r>
                        <w:rPr>
                          <w:rFonts w:ascii="Cambria Math" w:hAnsi="Cambria Math"/>
                        </w:rPr>
                        <m:t>2</m:t>
                      </m:r>
                    </m:sup>
                  </m:sSup>
                </m:den>
              </m:f>
              <m:r>
                <w:rPr>
                  <w:rFonts w:ascii="Cambria Math" w:hAnsi="Cambria Math"/>
                </w:rPr>
                <m:t>))</m:t>
              </m:r>
            </m:sup>
          </m:sSup>
          <m:r>
            <w:rPr>
              <w:rFonts w:ascii="Cambria Math" w:hAnsi="Cambria Math"/>
            </w:rPr>
            <m:t>+EndPoint</m:t>
          </m:r>
        </m:oMath>
      </m:oMathPara>
    </w:p>
    <w:p w14:paraId="757E2CAF" w14:textId="77777777" w:rsidR="00B262F6" w:rsidRDefault="00B262F6" w:rsidP="0057067E">
      <w:pPr>
        <w:pStyle w:val="BodyText"/>
      </w:pPr>
    </w:p>
    <w:p w14:paraId="04853196" w14:textId="77777777" w:rsidR="00310E48" w:rsidRDefault="00310E48" w:rsidP="000A17C7">
      <w:pPr>
        <w:pStyle w:val="Heading4"/>
      </w:pPr>
      <w:bookmarkStart w:id="78" w:name="_Ref411324307"/>
      <w:proofErr w:type="spellStart"/>
      <w:r>
        <w:t>Motor.NonRepeatingPattern</w:t>
      </w:r>
      <w:bookmarkEnd w:id="78"/>
      <w:proofErr w:type="spellEnd"/>
    </w:p>
    <w:p w14:paraId="04CBEC49" w14:textId="77777777" w:rsidR="005247EA" w:rsidRDefault="005247EA" w:rsidP="005247EA">
      <w:r>
        <w:t>This command is used from the Client to send a non-repeating pattern controlling a motor at the Server side.</w:t>
      </w:r>
    </w:p>
    <w:p w14:paraId="1E34671E" w14:textId="77777777" w:rsidR="005247EA" w:rsidRDefault="005247EA" w:rsidP="00310E48">
      <w:r>
        <w:t>It holds Motor Control Segment(s) (MCS) which define a pattern.</w:t>
      </w:r>
    </w:p>
    <w:p w14:paraId="5B649F05" w14:textId="708127E9" w:rsidR="00310E48" w:rsidRDefault="00DD0460" w:rsidP="00310E48">
      <w:r>
        <w:t xml:space="preserve">This pattern shall </w:t>
      </w:r>
      <w:r w:rsidR="00310E48">
        <w:t>be executed once by the Server</w:t>
      </w:r>
      <w:r>
        <w:t xml:space="preserve"> (one-shot)</w:t>
      </w:r>
      <w:r w:rsidR="00341007">
        <w:t>, see Section</w:t>
      </w:r>
      <w:r w:rsidR="00AC44E8">
        <w:t xml:space="preserve"> </w:t>
      </w:r>
      <w:r w:rsidR="00AC44E8">
        <w:fldChar w:fldCharType="begin"/>
      </w:r>
      <w:r w:rsidR="00AC44E8">
        <w:instrText xml:space="preserve"> REF _Ref410120524 \r \h </w:instrText>
      </w:r>
      <w:r w:rsidR="00AC44E8">
        <w:fldChar w:fldCharType="separate"/>
      </w:r>
      <w:r w:rsidR="00F2458C">
        <w:t>3.3</w:t>
      </w:r>
      <w:r w:rsidR="00AC44E8">
        <w:fldChar w:fldCharType="end"/>
      </w:r>
      <w:r w:rsidR="00310E48">
        <w:t>.</w:t>
      </w:r>
    </w:p>
    <w:p w14:paraId="3E357AB4" w14:textId="77777777" w:rsidR="00310E48" w:rsidRPr="0057067E" w:rsidRDefault="00310E48" w:rsidP="00310E48"/>
    <w:tbl>
      <w:tblPr>
        <w:tblStyle w:val="TableGrid"/>
        <w:tblW w:w="0" w:type="auto"/>
        <w:tblInd w:w="108" w:type="dxa"/>
        <w:tblLook w:val="04A0" w:firstRow="1" w:lastRow="0" w:firstColumn="1" w:lastColumn="0" w:noHBand="0" w:noVBand="1"/>
      </w:tblPr>
      <w:tblGrid>
        <w:gridCol w:w="828"/>
        <w:gridCol w:w="2153"/>
        <w:gridCol w:w="1568"/>
        <w:gridCol w:w="1002"/>
        <w:gridCol w:w="3968"/>
      </w:tblGrid>
      <w:tr w:rsidR="006449B4" w14:paraId="691A92A9" w14:textId="77777777" w:rsidTr="00506B36">
        <w:tc>
          <w:tcPr>
            <w:tcW w:w="828" w:type="dxa"/>
          </w:tcPr>
          <w:p w14:paraId="24B116D8" w14:textId="77777777" w:rsidR="006449B4" w:rsidRPr="000D3618" w:rsidRDefault="006449B4" w:rsidP="00506B36">
            <w:pPr>
              <w:rPr>
                <w:b/>
              </w:rPr>
            </w:pPr>
            <w:r>
              <w:rPr>
                <w:b/>
              </w:rPr>
              <w:t>Byte Pos</w:t>
            </w:r>
          </w:p>
        </w:tc>
        <w:tc>
          <w:tcPr>
            <w:tcW w:w="2153" w:type="dxa"/>
          </w:tcPr>
          <w:p w14:paraId="38C632F0" w14:textId="77777777" w:rsidR="006449B4" w:rsidRPr="000D3618" w:rsidRDefault="006449B4" w:rsidP="00506B36">
            <w:pPr>
              <w:rPr>
                <w:b/>
              </w:rPr>
            </w:pPr>
            <w:r w:rsidRPr="000D3618">
              <w:rPr>
                <w:b/>
              </w:rPr>
              <w:t>Data</w:t>
            </w:r>
          </w:p>
        </w:tc>
        <w:tc>
          <w:tcPr>
            <w:tcW w:w="1568" w:type="dxa"/>
          </w:tcPr>
          <w:p w14:paraId="269CEC31" w14:textId="77777777" w:rsidR="006449B4" w:rsidRDefault="006449B4" w:rsidP="00506B36">
            <w:pPr>
              <w:rPr>
                <w:b/>
              </w:rPr>
            </w:pPr>
            <w:r>
              <w:rPr>
                <w:b/>
              </w:rPr>
              <w:t>Type</w:t>
            </w:r>
          </w:p>
        </w:tc>
        <w:tc>
          <w:tcPr>
            <w:tcW w:w="1002" w:type="dxa"/>
          </w:tcPr>
          <w:p w14:paraId="6D1DE6D2" w14:textId="77777777" w:rsidR="006449B4" w:rsidRPr="000D3618" w:rsidRDefault="006449B4" w:rsidP="00506B36">
            <w:pPr>
              <w:rPr>
                <w:b/>
              </w:rPr>
            </w:pPr>
            <w:r>
              <w:rPr>
                <w:b/>
              </w:rPr>
              <w:t>Byte Length</w:t>
            </w:r>
          </w:p>
        </w:tc>
        <w:tc>
          <w:tcPr>
            <w:tcW w:w="3968" w:type="dxa"/>
          </w:tcPr>
          <w:p w14:paraId="2F2CEA05" w14:textId="77777777" w:rsidR="006449B4" w:rsidRPr="000D3618" w:rsidRDefault="006449B4" w:rsidP="00506B36">
            <w:pPr>
              <w:rPr>
                <w:b/>
              </w:rPr>
            </w:pPr>
            <w:r w:rsidRPr="000D3618">
              <w:rPr>
                <w:b/>
              </w:rPr>
              <w:t>Description</w:t>
            </w:r>
          </w:p>
        </w:tc>
      </w:tr>
      <w:tr w:rsidR="006449B4" w14:paraId="1A72A91F" w14:textId="77777777" w:rsidTr="00506B36">
        <w:tc>
          <w:tcPr>
            <w:tcW w:w="828" w:type="dxa"/>
          </w:tcPr>
          <w:p w14:paraId="3B795D39" w14:textId="77777777" w:rsidR="006449B4" w:rsidRDefault="006449B4" w:rsidP="00506B36">
            <w:r>
              <w:t>0</w:t>
            </w:r>
          </w:p>
        </w:tc>
        <w:tc>
          <w:tcPr>
            <w:tcW w:w="2153" w:type="dxa"/>
          </w:tcPr>
          <w:p w14:paraId="39FA28E7" w14:textId="77777777" w:rsidR="006449B4" w:rsidRDefault="006449B4" w:rsidP="00506B36">
            <w:r>
              <w:t>0x01</w:t>
            </w:r>
          </w:p>
        </w:tc>
        <w:tc>
          <w:tcPr>
            <w:tcW w:w="1568" w:type="dxa"/>
          </w:tcPr>
          <w:p w14:paraId="4CFFED8D" w14:textId="77777777" w:rsidR="006449B4" w:rsidRDefault="006449B4" w:rsidP="00506B36">
            <w:r>
              <w:t>uint8_t</w:t>
            </w:r>
          </w:p>
        </w:tc>
        <w:tc>
          <w:tcPr>
            <w:tcW w:w="1002" w:type="dxa"/>
          </w:tcPr>
          <w:p w14:paraId="11490694" w14:textId="77777777" w:rsidR="006449B4" w:rsidRDefault="006449B4" w:rsidP="00506B36">
            <w:r>
              <w:t>1</w:t>
            </w:r>
          </w:p>
        </w:tc>
        <w:tc>
          <w:tcPr>
            <w:tcW w:w="3968" w:type="dxa"/>
          </w:tcPr>
          <w:p w14:paraId="398E12C4" w14:textId="77777777" w:rsidR="006449B4" w:rsidRDefault="006449B4" w:rsidP="00506B36">
            <w:r>
              <w:t>Module id</w:t>
            </w:r>
          </w:p>
        </w:tc>
      </w:tr>
      <w:tr w:rsidR="006449B4" w14:paraId="3E2C4EE1" w14:textId="77777777" w:rsidTr="00506B36">
        <w:tc>
          <w:tcPr>
            <w:tcW w:w="828" w:type="dxa"/>
          </w:tcPr>
          <w:p w14:paraId="3BCEBB6A" w14:textId="77777777" w:rsidR="006449B4" w:rsidRDefault="006449B4" w:rsidP="00506B36">
            <w:r>
              <w:t>1</w:t>
            </w:r>
          </w:p>
        </w:tc>
        <w:tc>
          <w:tcPr>
            <w:tcW w:w="2153" w:type="dxa"/>
          </w:tcPr>
          <w:p w14:paraId="04F8B158" w14:textId="77777777" w:rsidR="006449B4" w:rsidRDefault="006449B4" w:rsidP="00506B36">
            <w:r>
              <w:t>0x01</w:t>
            </w:r>
          </w:p>
        </w:tc>
        <w:tc>
          <w:tcPr>
            <w:tcW w:w="1568" w:type="dxa"/>
          </w:tcPr>
          <w:p w14:paraId="53B83CA8" w14:textId="77777777" w:rsidR="006449B4" w:rsidRDefault="006449B4" w:rsidP="00506B36">
            <w:r>
              <w:t>uint8_t</w:t>
            </w:r>
          </w:p>
        </w:tc>
        <w:tc>
          <w:tcPr>
            <w:tcW w:w="1002" w:type="dxa"/>
          </w:tcPr>
          <w:p w14:paraId="5DFBE201" w14:textId="77777777" w:rsidR="006449B4" w:rsidRDefault="006449B4" w:rsidP="00506B36">
            <w:r>
              <w:t>1</w:t>
            </w:r>
          </w:p>
        </w:tc>
        <w:tc>
          <w:tcPr>
            <w:tcW w:w="3968" w:type="dxa"/>
          </w:tcPr>
          <w:p w14:paraId="231A2C90" w14:textId="77777777" w:rsidR="006449B4" w:rsidRDefault="006449B4" w:rsidP="00506B36">
            <w:r>
              <w:t>Message id</w:t>
            </w:r>
          </w:p>
        </w:tc>
      </w:tr>
      <w:tr w:rsidR="008C5001" w14:paraId="2D8E778A" w14:textId="77777777" w:rsidTr="00506B36">
        <w:tc>
          <w:tcPr>
            <w:tcW w:w="828" w:type="dxa"/>
          </w:tcPr>
          <w:p w14:paraId="5BBEB8B9" w14:textId="4D8CBC14" w:rsidR="008C5001" w:rsidRDefault="008C5001" w:rsidP="00506B36">
            <w:r>
              <w:t>2</w:t>
            </w:r>
          </w:p>
        </w:tc>
        <w:tc>
          <w:tcPr>
            <w:tcW w:w="2153" w:type="dxa"/>
          </w:tcPr>
          <w:p w14:paraId="3EC170BE" w14:textId="2B182807" w:rsidR="008C5001" w:rsidRDefault="008C5001" w:rsidP="00506B36">
            <w:r>
              <w:t>0x00</w:t>
            </w:r>
          </w:p>
        </w:tc>
        <w:tc>
          <w:tcPr>
            <w:tcW w:w="1568" w:type="dxa"/>
          </w:tcPr>
          <w:p w14:paraId="1E0EF334" w14:textId="64844509" w:rsidR="008C5001" w:rsidRDefault="008C5001" w:rsidP="00506B36">
            <w:r>
              <w:t>uint8_t</w:t>
            </w:r>
          </w:p>
        </w:tc>
        <w:tc>
          <w:tcPr>
            <w:tcW w:w="1002" w:type="dxa"/>
          </w:tcPr>
          <w:p w14:paraId="3E94E4FD" w14:textId="41594622" w:rsidR="008C5001" w:rsidRDefault="008C5001" w:rsidP="00506B36">
            <w:r>
              <w:t>1</w:t>
            </w:r>
          </w:p>
        </w:tc>
        <w:tc>
          <w:tcPr>
            <w:tcW w:w="3968" w:type="dxa"/>
          </w:tcPr>
          <w:p w14:paraId="7121823E" w14:textId="2984FA33" w:rsidR="008C5001" w:rsidRDefault="008C5001" w:rsidP="00506B36">
            <w:bookmarkStart w:id="79" w:name="_Hlk204433572"/>
            <w:r>
              <w:t>Timbre id</w:t>
            </w:r>
            <w:r w:rsidR="00027D78">
              <w:t xml:space="preserve"> </w:t>
            </w:r>
            <w:bookmarkEnd w:id="79"/>
            <w:r w:rsidR="00027D78">
              <w:t>– Linear</w:t>
            </w:r>
          </w:p>
        </w:tc>
      </w:tr>
      <w:tr w:rsidR="006449B4" w14:paraId="0D2ADDD6" w14:textId="77777777" w:rsidTr="00506B36">
        <w:tc>
          <w:tcPr>
            <w:tcW w:w="828" w:type="dxa"/>
          </w:tcPr>
          <w:p w14:paraId="44DADAEA" w14:textId="23BFBA3A" w:rsidR="006449B4" w:rsidRDefault="008C5001" w:rsidP="00506B36">
            <w:r>
              <w:t>3</w:t>
            </w:r>
          </w:p>
        </w:tc>
        <w:tc>
          <w:tcPr>
            <w:tcW w:w="2153" w:type="dxa"/>
          </w:tcPr>
          <w:p w14:paraId="1B0D204C" w14:textId="77777777" w:rsidR="006449B4" w:rsidRDefault="006449B4" w:rsidP="00506B36">
            <w:r>
              <w:t>Pattern Id</w:t>
            </w:r>
          </w:p>
        </w:tc>
        <w:tc>
          <w:tcPr>
            <w:tcW w:w="1568" w:type="dxa"/>
          </w:tcPr>
          <w:p w14:paraId="619CBC8E" w14:textId="77777777" w:rsidR="006449B4" w:rsidRDefault="006449B4" w:rsidP="00506B36">
            <w:r>
              <w:t>uint8_t</w:t>
            </w:r>
          </w:p>
        </w:tc>
        <w:tc>
          <w:tcPr>
            <w:tcW w:w="1002" w:type="dxa"/>
          </w:tcPr>
          <w:p w14:paraId="54FA6F39" w14:textId="77777777" w:rsidR="006449B4" w:rsidRDefault="006449B4" w:rsidP="00506B36">
            <w:r>
              <w:t>1</w:t>
            </w:r>
          </w:p>
        </w:tc>
        <w:tc>
          <w:tcPr>
            <w:tcW w:w="3968" w:type="dxa"/>
          </w:tcPr>
          <w:p w14:paraId="46DF2778" w14:textId="45A806A6" w:rsidR="00027D78" w:rsidRDefault="00027D78" w:rsidP="00027D78">
            <w:r>
              <w:t>Pattern Identifier – This value is supplied by the Client, and then stored by the Server, to identify this Pattern.</w:t>
            </w:r>
          </w:p>
          <w:p w14:paraId="2689BD2B" w14:textId="600B3D02" w:rsidR="006449B4" w:rsidRDefault="00027D78" w:rsidP="00027D78">
            <w:r>
              <w:t xml:space="preserve">This is used by the Client to acknowledge which pattern is run via e.g. </w:t>
            </w:r>
            <w:proofErr w:type="spellStart"/>
            <w:r>
              <w:t>Motor.State</w:t>
            </w:r>
            <w:proofErr w:type="spellEnd"/>
            <w:r>
              <w:t xml:space="preserve"> Notifications (see Section </w:t>
            </w:r>
            <w:r>
              <w:fldChar w:fldCharType="begin"/>
            </w:r>
            <w:r>
              <w:instrText xml:space="preserve"> REF _Ref471073287 \r \h </w:instrText>
            </w:r>
            <w:r>
              <w:fldChar w:fldCharType="separate"/>
            </w:r>
            <w:r w:rsidR="00F2458C">
              <w:t>3.2.2.3</w:t>
            </w:r>
            <w:r>
              <w:fldChar w:fldCharType="end"/>
            </w:r>
            <w:r>
              <w:t>)</w:t>
            </w:r>
          </w:p>
        </w:tc>
      </w:tr>
      <w:tr w:rsidR="00280CD7" w14:paraId="0F04ECE8" w14:textId="77777777" w:rsidTr="00FF487B">
        <w:tc>
          <w:tcPr>
            <w:tcW w:w="828" w:type="dxa"/>
          </w:tcPr>
          <w:p w14:paraId="408D0B99" w14:textId="08262AA6" w:rsidR="00280CD7" w:rsidRDefault="008C5001" w:rsidP="00FF487B">
            <w:r>
              <w:t>4</w:t>
            </w:r>
          </w:p>
        </w:tc>
        <w:tc>
          <w:tcPr>
            <w:tcW w:w="2153" w:type="dxa"/>
          </w:tcPr>
          <w:p w14:paraId="7E02B08A" w14:textId="77777777" w:rsidR="00280CD7" w:rsidRDefault="00280CD7" w:rsidP="00FF487B">
            <w:r>
              <w:t>Main Intensity Control (MIC)</w:t>
            </w:r>
          </w:p>
        </w:tc>
        <w:tc>
          <w:tcPr>
            <w:tcW w:w="1568" w:type="dxa"/>
          </w:tcPr>
          <w:p w14:paraId="483B94AB" w14:textId="77777777" w:rsidR="00280CD7" w:rsidRDefault="00280CD7" w:rsidP="00FF487B">
            <w:r>
              <w:t>uint8_t</w:t>
            </w:r>
          </w:p>
        </w:tc>
        <w:tc>
          <w:tcPr>
            <w:tcW w:w="1002" w:type="dxa"/>
          </w:tcPr>
          <w:p w14:paraId="30C34BC0" w14:textId="77777777" w:rsidR="00280CD7" w:rsidRDefault="00280CD7" w:rsidP="00FF487B">
            <w:r>
              <w:t>1</w:t>
            </w:r>
          </w:p>
        </w:tc>
        <w:tc>
          <w:tcPr>
            <w:tcW w:w="3968" w:type="dxa"/>
          </w:tcPr>
          <w:p w14:paraId="4F3DC03E" w14:textId="1E547237" w:rsidR="00280CD7" w:rsidRDefault="00280CD7" w:rsidP="00FF487B">
            <w:r>
              <w:t xml:space="preserve">The overall intensity, in percentage 0-100 %, at which the current pattern should begin execution. See Section </w:t>
            </w:r>
            <w:r>
              <w:fldChar w:fldCharType="begin"/>
            </w:r>
            <w:r>
              <w:instrText xml:space="preserve"> REF _Ref410126252 \r \h </w:instrText>
            </w:r>
            <w:r>
              <w:fldChar w:fldCharType="separate"/>
            </w:r>
            <w:r w:rsidR="00F2458C">
              <w:t>3.2.2.5</w:t>
            </w:r>
            <w:r>
              <w:fldChar w:fldCharType="end"/>
            </w:r>
            <w:r>
              <w:t>.</w:t>
            </w:r>
          </w:p>
        </w:tc>
      </w:tr>
      <w:tr w:rsidR="006449B4" w14:paraId="2C678553" w14:textId="77777777" w:rsidTr="00506B36">
        <w:tc>
          <w:tcPr>
            <w:tcW w:w="828" w:type="dxa"/>
          </w:tcPr>
          <w:p w14:paraId="4B0146B7" w14:textId="3B3ED2C9" w:rsidR="006449B4" w:rsidRDefault="008C5001" w:rsidP="00506B36">
            <w:r>
              <w:t>5</w:t>
            </w:r>
          </w:p>
        </w:tc>
        <w:tc>
          <w:tcPr>
            <w:tcW w:w="2153" w:type="dxa"/>
          </w:tcPr>
          <w:p w14:paraId="0B02AA6F" w14:textId="77777777" w:rsidR="006449B4" w:rsidRDefault="006449B4" w:rsidP="00506B36">
            <w:r>
              <w:t>Intensity Begin</w:t>
            </w:r>
          </w:p>
        </w:tc>
        <w:tc>
          <w:tcPr>
            <w:tcW w:w="1568" w:type="dxa"/>
          </w:tcPr>
          <w:p w14:paraId="00511089" w14:textId="77777777" w:rsidR="006449B4" w:rsidRDefault="006449B4" w:rsidP="00506B36">
            <w:r>
              <w:t>uint8_t</w:t>
            </w:r>
          </w:p>
        </w:tc>
        <w:tc>
          <w:tcPr>
            <w:tcW w:w="1002" w:type="dxa"/>
          </w:tcPr>
          <w:p w14:paraId="40F411B0" w14:textId="77777777" w:rsidR="006449B4" w:rsidRDefault="006449B4" w:rsidP="00506B36">
            <w:r>
              <w:t>1</w:t>
            </w:r>
          </w:p>
        </w:tc>
        <w:tc>
          <w:tcPr>
            <w:tcW w:w="3968" w:type="dxa"/>
          </w:tcPr>
          <w:p w14:paraId="6E57766F" w14:textId="77777777" w:rsidR="006449B4" w:rsidRDefault="006449B4" w:rsidP="00506B36">
            <w:r>
              <w:t>The intensity, in percentage 0-100 %, at which the Motor should begin this segment.</w:t>
            </w:r>
          </w:p>
        </w:tc>
      </w:tr>
      <w:tr w:rsidR="006449B4" w14:paraId="0215923A" w14:textId="77777777" w:rsidTr="00506B36">
        <w:tc>
          <w:tcPr>
            <w:tcW w:w="828" w:type="dxa"/>
          </w:tcPr>
          <w:p w14:paraId="1A728484" w14:textId="74293080" w:rsidR="006449B4" w:rsidRDefault="008C5001" w:rsidP="00506B36">
            <w:r>
              <w:t>6</w:t>
            </w:r>
          </w:p>
        </w:tc>
        <w:tc>
          <w:tcPr>
            <w:tcW w:w="2153" w:type="dxa"/>
          </w:tcPr>
          <w:p w14:paraId="36527ABE" w14:textId="77777777" w:rsidR="006449B4" w:rsidRDefault="006449B4" w:rsidP="00506B36">
            <w:r>
              <w:t>Intensity End</w:t>
            </w:r>
          </w:p>
        </w:tc>
        <w:tc>
          <w:tcPr>
            <w:tcW w:w="1568" w:type="dxa"/>
          </w:tcPr>
          <w:p w14:paraId="153BAD1C" w14:textId="77777777" w:rsidR="006449B4" w:rsidRDefault="006449B4" w:rsidP="00506B36">
            <w:r>
              <w:t>uint8_t</w:t>
            </w:r>
          </w:p>
        </w:tc>
        <w:tc>
          <w:tcPr>
            <w:tcW w:w="1002" w:type="dxa"/>
          </w:tcPr>
          <w:p w14:paraId="2D6CB5BC" w14:textId="77777777" w:rsidR="006449B4" w:rsidRDefault="006449B4" w:rsidP="00506B36">
            <w:r>
              <w:t>1</w:t>
            </w:r>
          </w:p>
        </w:tc>
        <w:tc>
          <w:tcPr>
            <w:tcW w:w="3968" w:type="dxa"/>
          </w:tcPr>
          <w:p w14:paraId="3E84A75E" w14:textId="77777777" w:rsidR="006449B4" w:rsidRDefault="006449B4" w:rsidP="00506B36">
            <w:r>
              <w:t>The intensity, in percentage 0-100 %, at which the Motor should end this segment.</w:t>
            </w:r>
          </w:p>
        </w:tc>
      </w:tr>
      <w:tr w:rsidR="006449B4" w14:paraId="43561721" w14:textId="77777777" w:rsidTr="00506B36">
        <w:tc>
          <w:tcPr>
            <w:tcW w:w="828" w:type="dxa"/>
          </w:tcPr>
          <w:p w14:paraId="10975CB7" w14:textId="6B368347" w:rsidR="006449B4" w:rsidRDefault="008C5001" w:rsidP="00506B36">
            <w:r>
              <w:t>7</w:t>
            </w:r>
          </w:p>
        </w:tc>
        <w:tc>
          <w:tcPr>
            <w:tcW w:w="2153" w:type="dxa"/>
          </w:tcPr>
          <w:p w14:paraId="19CCA151" w14:textId="77777777" w:rsidR="006449B4" w:rsidRDefault="006449B4" w:rsidP="00506B36">
            <w:r>
              <w:t>Transition Period</w:t>
            </w:r>
          </w:p>
        </w:tc>
        <w:tc>
          <w:tcPr>
            <w:tcW w:w="1568" w:type="dxa"/>
          </w:tcPr>
          <w:p w14:paraId="5A5559D2" w14:textId="77777777" w:rsidR="006449B4" w:rsidRDefault="006449B4" w:rsidP="00506B36">
            <w:r>
              <w:t>uint16_t</w:t>
            </w:r>
          </w:p>
        </w:tc>
        <w:tc>
          <w:tcPr>
            <w:tcW w:w="1002" w:type="dxa"/>
          </w:tcPr>
          <w:p w14:paraId="1763AC60" w14:textId="77777777" w:rsidR="006449B4" w:rsidRDefault="006449B4" w:rsidP="00506B36">
            <w:r>
              <w:t>2</w:t>
            </w:r>
          </w:p>
        </w:tc>
        <w:tc>
          <w:tcPr>
            <w:tcW w:w="3968" w:type="dxa"/>
          </w:tcPr>
          <w:p w14:paraId="65D8A59B" w14:textId="77777777" w:rsidR="006449B4" w:rsidRDefault="006449B4" w:rsidP="00506B36">
            <w:r>
              <w:t>Indicates the transition time for the Motor to transition from Intensity Begin to Intensity End.</w:t>
            </w:r>
          </w:p>
        </w:tc>
      </w:tr>
      <w:tr w:rsidR="006449B4" w14:paraId="512E97B1" w14:textId="77777777" w:rsidTr="00506B36">
        <w:tc>
          <w:tcPr>
            <w:tcW w:w="828" w:type="dxa"/>
          </w:tcPr>
          <w:p w14:paraId="58C23570" w14:textId="25572079" w:rsidR="006449B4" w:rsidRDefault="008C5001" w:rsidP="00506B36">
            <w:r>
              <w:t>9</w:t>
            </w:r>
          </w:p>
        </w:tc>
        <w:tc>
          <w:tcPr>
            <w:tcW w:w="2153" w:type="dxa"/>
          </w:tcPr>
          <w:p w14:paraId="2D88EB78" w14:textId="77777777" w:rsidR="006449B4" w:rsidRDefault="008D29EC" w:rsidP="00506B36">
            <w:r>
              <w:t>Additional</w:t>
            </w:r>
            <w:r w:rsidR="006449B4">
              <w:t xml:space="preserve"> Motor Control Segment(s)</w:t>
            </w:r>
          </w:p>
          <w:p w14:paraId="78BE3601" w14:textId="77777777" w:rsidR="006449B4" w:rsidRDefault="006449B4" w:rsidP="00506B36">
            <w:r>
              <w:t>.</w:t>
            </w:r>
          </w:p>
          <w:p w14:paraId="342AB548" w14:textId="77777777" w:rsidR="006449B4" w:rsidRDefault="006449B4" w:rsidP="00506B36">
            <w:r>
              <w:t>.</w:t>
            </w:r>
          </w:p>
          <w:p w14:paraId="65795ACE" w14:textId="77777777" w:rsidR="006449B4" w:rsidRDefault="006449B4" w:rsidP="00506B36">
            <w:r>
              <w:t>.</w:t>
            </w:r>
          </w:p>
          <w:p w14:paraId="7B9D6DE5" w14:textId="77777777" w:rsidR="006449B4" w:rsidRDefault="006449B4" w:rsidP="00506B36"/>
        </w:tc>
        <w:tc>
          <w:tcPr>
            <w:tcW w:w="1568" w:type="dxa"/>
          </w:tcPr>
          <w:p w14:paraId="618DDAF5" w14:textId="77777777" w:rsidR="006449B4" w:rsidRDefault="006449B4" w:rsidP="00506B36"/>
        </w:tc>
        <w:tc>
          <w:tcPr>
            <w:tcW w:w="1002" w:type="dxa"/>
          </w:tcPr>
          <w:p w14:paraId="1A15D115" w14:textId="77777777" w:rsidR="006449B4" w:rsidRDefault="006449B4" w:rsidP="00506B36"/>
        </w:tc>
        <w:tc>
          <w:tcPr>
            <w:tcW w:w="3968" w:type="dxa"/>
          </w:tcPr>
          <w:p w14:paraId="5202D191" w14:textId="77777777" w:rsidR="006449B4" w:rsidRDefault="006449B4" w:rsidP="00506B36"/>
        </w:tc>
      </w:tr>
    </w:tbl>
    <w:p w14:paraId="037E5059" w14:textId="77777777" w:rsidR="00310E48" w:rsidRDefault="00310E48" w:rsidP="00310E48">
      <w:pPr>
        <w:pStyle w:val="BodyText"/>
      </w:pPr>
    </w:p>
    <w:p w14:paraId="1FDD2127" w14:textId="77777777" w:rsidR="005247EA" w:rsidRPr="005247EA" w:rsidRDefault="005247EA" w:rsidP="005247EA">
      <w:pPr>
        <w:pStyle w:val="BodyText"/>
        <w:rPr>
          <w:u w:val="single"/>
        </w:rPr>
      </w:pPr>
      <w:r w:rsidRPr="005247EA">
        <w:rPr>
          <w:u w:val="single"/>
        </w:rPr>
        <w:t>Example:</w:t>
      </w:r>
    </w:p>
    <w:tbl>
      <w:tblPr>
        <w:tblStyle w:val="TableGrid"/>
        <w:tblW w:w="9182" w:type="dxa"/>
        <w:tblLook w:val="04A0" w:firstRow="1" w:lastRow="0" w:firstColumn="1" w:lastColumn="0" w:noHBand="0" w:noVBand="1"/>
      </w:tblPr>
      <w:tblGrid>
        <w:gridCol w:w="968"/>
        <w:gridCol w:w="754"/>
        <w:gridCol w:w="923"/>
        <w:gridCol w:w="923"/>
        <w:gridCol w:w="616"/>
        <w:gridCol w:w="812"/>
        <w:gridCol w:w="772"/>
        <w:gridCol w:w="797"/>
        <w:gridCol w:w="812"/>
        <w:gridCol w:w="772"/>
        <w:gridCol w:w="797"/>
        <w:gridCol w:w="236"/>
      </w:tblGrid>
      <w:tr w:rsidR="008C5001" w:rsidRPr="008C5001" w14:paraId="55D2AC0C" w14:textId="77777777" w:rsidTr="008C5001">
        <w:tc>
          <w:tcPr>
            <w:tcW w:w="968" w:type="dxa"/>
          </w:tcPr>
          <w:p w14:paraId="014D9F34" w14:textId="77777777" w:rsidR="008C5001" w:rsidRPr="0007023C" w:rsidRDefault="008C5001" w:rsidP="008C5001">
            <w:pPr>
              <w:rPr>
                <w:sz w:val="16"/>
                <w:szCs w:val="16"/>
              </w:rPr>
            </w:pPr>
            <w:r w:rsidRPr="0007023C">
              <w:rPr>
                <w:sz w:val="16"/>
                <w:szCs w:val="16"/>
              </w:rPr>
              <w:t>Module Id</w:t>
            </w:r>
          </w:p>
        </w:tc>
        <w:tc>
          <w:tcPr>
            <w:tcW w:w="754" w:type="dxa"/>
          </w:tcPr>
          <w:p w14:paraId="19E12CB0" w14:textId="77777777" w:rsidR="008C5001" w:rsidRPr="0007023C" w:rsidRDefault="008C5001" w:rsidP="008C5001">
            <w:pPr>
              <w:rPr>
                <w:sz w:val="16"/>
                <w:szCs w:val="16"/>
              </w:rPr>
            </w:pPr>
            <w:r w:rsidRPr="0007023C">
              <w:rPr>
                <w:sz w:val="16"/>
                <w:szCs w:val="16"/>
              </w:rPr>
              <w:t>Msg Id</w:t>
            </w:r>
          </w:p>
        </w:tc>
        <w:tc>
          <w:tcPr>
            <w:tcW w:w="923" w:type="dxa"/>
          </w:tcPr>
          <w:p w14:paraId="6602F7E9" w14:textId="3A75F7C4" w:rsidR="008C5001" w:rsidRPr="008C5001" w:rsidRDefault="008C5001" w:rsidP="008C5001">
            <w:pPr>
              <w:rPr>
                <w:sz w:val="16"/>
                <w:szCs w:val="16"/>
              </w:rPr>
            </w:pPr>
            <w:r>
              <w:rPr>
                <w:sz w:val="16"/>
                <w:szCs w:val="16"/>
              </w:rPr>
              <w:t>Timbre</w:t>
            </w:r>
            <w:r w:rsidRPr="00BF34FC">
              <w:rPr>
                <w:sz w:val="16"/>
                <w:szCs w:val="16"/>
              </w:rPr>
              <w:t xml:space="preserve"> Id</w:t>
            </w:r>
          </w:p>
        </w:tc>
        <w:tc>
          <w:tcPr>
            <w:tcW w:w="923" w:type="dxa"/>
          </w:tcPr>
          <w:p w14:paraId="6E7C2883" w14:textId="6C35C63D" w:rsidR="008C5001" w:rsidRPr="0007023C" w:rsidRDefault="008C5001" w:rsidP="008C5001">
            <w:pPr>
              <w:rPr>
                <w:sz w:val="16"/>
                <w:szCs w:val="16"/>
              </w:rPr>
            </w:pPr>
            <w:r w:rsidRPr="0007023C">
              <w:rPr>
                <w:sz w:val="16"/>
                <w:szCs w:val="16"/>
              </w:rPr>
              <w:t>Pattern Id</w:t>
            </w:r>
          </w:p>
        </w:tc>
        <w:tc>
          <w:tcPr>
            <w:tcW w:w="616" w:type="dxa"/>
          </w:tcPr>
          <w:p w14:paraId="2C2B275C" w14:textId="77777777" w:rsidR="008C5001" w:rsidRPr="0007023C" w:rsidRDefault="008C5001" w:rsidP="008C5001">
            <w:pPr>
              <w:pStyle w:val="BodyText"/>
              <w:rPr>
                <w:sz w:val="16"/>
                <w:szCs w:val="16"/>
              </w:rPr>
            </w:pPr>
            <w:r w:rsidRPr="0007023C">
              <w:rPr>
                <w:sz w:val="16"/>
                <w:szCs w:val="16"/>
              </w:rPr>
              <w:t>MIC</w:t>
            </w:r>
          </w:p>
        </w:tc>
        <w:tc>
          <w:tcPr>
            <w:tcW w:w="812" w:type="dxa"/>
          </w:tcPr>
          <w:p w14:paraId="0E91B6BD" w14:textId="77777777" w:rsidR="008C5001" w:rsidRPr="0007023C" w:rsidRDefault="008C5001" w:rsidP="008C5001">
            <w:pPr>
              <w:pStyle w:val="BodyText"/>
              <w:rPr>
                <w:sz w:val="16"/>
                <w:szCs w:val="16"/>
              </w:rPr>
            </w:pPr>
            <w:proofErr w:type="spellStart"/>
            <w:r w:rsidRPr="0007023C">
              <w:rPr>
                <w:sz w:val="16"/>
                <w:szCs w:val="16"/>
              </w:rPr>
              <w:t>Int.Beg</w:t>
            </w:r>
            <w:proofErr w:type="spellEnd"/>
            <w:r w:rsidRPr="0007023C">
              <w:rPr>
                <w:sz w:val="16"/>
                <w:szCs w:val="16"/>
              </w:rPr>
              <w:t>.</w:t>
            </w:r>
          </w:p>
        </w:tc>
        <w:tc>
          <w:tcPr>
            <w:tcW w:w="772" w:type="dxa"/>
          </w:tcPr>
          <w:p w14:paraId="071C1AA0" w14:textId="77777777" w:rsidR="008C5001" w:rsidRPr="0007023C" w:rsidRDefault="008C5001" w:rsidP="008C5001">
            <w:pPr>
              <w:pStyle w:val="BodyText"/>
              <w:rPr>
                <w:sz w:val="16"/>
                <w:szCs w:val="16"/>
              </w:rPr>
            </w:pPr>
            <w:proofErr w:type="spellStart"/>
            <w:r w:rsidRPr="0007023C">
              <w:rPr>
                <w:sz w:val="16"/>
                <w:szCs w:val="16"/>
              </w:rPr>
              <w:t>Int.End</w:t>
            </w:r>
            <w:proofErr w:type="spellEnd"/>
          </w:p>
        </w:tc>
        <w:tc>
          <w:tcPr>
            <w:tcW w:w="797" w:type="dxa"/>
          </w:tcPr>
          <w:p w14:paraId="5C3614CF" w14:textId="77777777" w:rsidR="008C5001" w:rsidRPr="0007023C" w:rsidRDefault="008C5001" w:rsidP="008C5001">
            <w:pPr>
              <w:pStyle w:val="BodyText"/>
              <w:rPr>
                <w:sz w:val="16"/>
                <w:szCs w:val="16"/>
              </w:rPr>
            </w:pPr>
            <w:proofErr w:type="spellStart"/>
            <w:r w:rsidRPr="0007023C">
              <w:rPr>
                <w:sz w:val="16"/>
                <w:szCs w:val="16"/>
              </w:rPr>
              <w:t>Tra.Per</w:t>
            </w:r>
            <w:proofErr w:type="spellEnd"/>
            <w:r w:rsidRPr="0007023C">
              <w:rPr>
                <w:sz w:val="16"/>
                <w:szCs w:val="16"/>
              </w:rPr>
              <w:t>.</w:t>
            </w:r>
          </w:p>
        </w:tc>
        <w:tc>
          <w:tcPr>
            <w:tcW w:w="812" w:type="dxa"/>
          </w:tcPr>
          <w:p w14:paraId="21C93B3E" w14:textId="77777777" w:rsidR="008C5001" w:rsidRPr="0007023C" w:rsidRDefault="008C5001" w:rsidP="008C5001">
            <w:pPr>
              <w:pStyle w:val="BodyText"/>
              <w:rPr>
                <w:sz w:val="16"/>
                <w:szCs w:val="16"/>
              </w:rPr>
            </w:pPr>
            <w:proofErr w:type="spellStart"/>
            <w:r w:rsidRPr="0007023C">
              <w:rPr>
                <w:sz w:val="16"/>
                <w:szCs w:val="16"/>
              </w:rPr>
              <w:t>Int.Beg</w:t>
            </w:r>
            <w:proofErr w:type="spellEnd"/>
            <w:r w:rsidRPr="0007023C">
              <w:rPr>
                <w:sz w:val="16"/>
                <w:szCs w:val="16"/>
              </w:rPr>
              <w:t>.</w:t>
            </w:r>
          </w:p>
        </w:tc>
        <w:tc>
          <w:tcPr>
            <w:tcW w:w="772" w:type="dxa"/>
          </w:tcPr>
          <w:p w14:paraId="3FF27E88" w14:textId="77777777" w:rsidR="008C5001" w:rsidRPr="0007023C" w:rsidRDefault="008C5001" w:rsidP="008C5001">
            <w:pPr>
              <w:pStyle w:val="BodyText"/>
              <w:rPr>
                <w:sz w:val="16"/>
                <w:szCs w:val="16"/>
              </w:rPr>
            </w:pPr>
            <w:proofErr w:type="spellStart"/>
            <w:r w:rsidRPr="0007023C">
              <w:rPr>
                <w:sz w:val="16"/>
                <w:szCs w:val="16"/>
              </w:rPr>
              <w:t>Int.End</w:t>
            </w:r>
            <w:proofErr w:type="spellEnd"/>
          </w:p>
        </w:tc>
        <w:tc>
          <w:tcPr>
            <w:tcW w:w="797" w:type="dxa"/>
          </w:tcPr>
          <w:p w14:paraId="54ED0C69" w14:textId="77777777" w:rsidR="008C5001" w:rsidRPr="0007023C" w:rsidRDefault="008C5001" w:rsidP="008C5001">
            <w:pPr>
              <w:pStyle w:val="BodyText"/>
              <w:rPr>
                <w:sz w:val="16"/>
                <w:szCs w:val="16"/>
              </w:rPr>
            </w:pPr>
            <w:proofErr w:type="spellStart"/>
            <w:r w:rsidRPr="0007023C">
              <w:rPr>
                <w:sz w:val="16"/>
                <w:szCs w:val="16"/>
              </w:rPr>
              <w:t>Tra.Per</w:t>
            </w:r>
            <w:proofErr w:type="spellEnd"/>
            <w:r w:rsidRPr="0007023C">
              <w:rPr>
                <w:sz w:val="16"/>
                <w:szCs w:val="16"/>
              </w:rPr>
              <w:t>.</w:t>
            </w:r>
          </w:p>
        </w:tc>
        <w:tc>
          <w:tcPr>
            <w:tcW w:w="236" w:type="dxa"/>
            <w:tcBorders>
              <w:bottom w:val="nil"/>
              <w:right w:val="nil"/>
            </w:tcBorders>
          </w:tcPr>
          <w:p w14:paraId="2501EC4A" w14:textId="77777777" w:rsidR="008C5001" w:rsidRPr="0007023C" w:rsidRDefault="008C5001" w:rsidP="008C5001">
            <w:pPr>
              <w:pStyle w:val="BodyText"/>
              <w:rPr>
                <w:sz w:val="16"/>
                <w:szCs w:val="16"/>
              </w:rPr>
            </w:pPr>
          </w:p>
        </w:tc>
      </w:tr>
      <w:tr w:rsidR="008C5001" w:rsidRPr="008C5001" w14:paraId="4C59A48B" w14:textId="77777777" w:rsidTr="008C5001">
        <w:tc>
          <w:tcPr>
            <w:tcW w:w="968" w:type="dxa"/>
          </w:tcPr>
          <w:p w14:paraId="0E1F280C" w14:textId="77777777" w:rsidR="008C5001" w:rsidRPr="0007023C" w:rsidRDefault="008C5001" w:rsidP="008C5001">
            <w:pPr>
              <w:rPr>
                <w:sz w:val="16"/>
                <w:szCs w:val="16"/>
              </w:rPr>
            </w:pPr>
            <w:r w:rsidRPr="0007023C">
              <w:rPr>
                <w:sz w:val="16"/>
                <w:szCs w:val="16"/>
              </w:rPr>
              <w:t>0x01</w:t>
            </w:r>
          </w:p>
        </w:tc>
        <w:tc>
          <w:tcPr>
            <w:tcW w:w="754" w:type="dxa"/>
          </w:tcPr>
          <w:p w14:paraId="5C50061C" w14:textId="77777777" w:rsidR="008C5001" w:rsidRPr="0007023C" w:rsidRDefault="008C5001" w:rsidP="008C5001">
            <w:pPr>
              <w:rPr>
                <w:sz w:val="16"/>
                <w:szCs w:val="16"/>
              </w:rPr>
            </w:pPr>
            <w:r w:rsidRPr="0007023C">
              <w:rPr>
                <w:sz w:val="16"/>
                <w:szCs w:val="16"/>
              </w:rPr>
              <w:t>0x01</w:t>
            </w:r>
          </w:p>
        </w:tc>
        <w:tc>
          <w:tcPr>
            <w:tcW w:w="923" w:type="dxa"/>
          </w:tcPr>
          <w:p w14:paraId="281D5D3B" w14:textId="023FF96B" w:rsidR="008C5001" w:rsidRPr="008C5001" w:rsidRDefault="008C5001" w:rsidP="008C5001">
            <w:pPr>
              <w:rPr>
                <w:sz w:val="16"/>
                <w:szCs w:val="16"/>
              </w:rPr>
            </w:pPr>
            <w:r w:rsidRPr="00BF34FC">
              <w:rPr>
                <w:sz w:val="16"/>
                <w:szCs w:val="16"/>
              </w:rPr>
              <w:t>0x0</w:t>
            </w:r>
            <w:r>
              <w:rPr>
                <w:sz w:val="16"/>
                <w:szCs w:val="16"/>
              </w:rPr>
              <w:t>0</w:t>
            </w:r>
          </w:p>
        </w:tc>
        <w:tc>
          <w:tcPr>
            <w:tcW w:w="923" w:type="dxa"/>
          </w:tcPr>
          <w:p w14:paraId="05075164" w14:textId="1AED9943" w:rsidR="008C5001" w:rsidRPr="0007023C" w:rsidRDefault="008C5001" w:rsidP="008C5001">
            <w:pPr>
              <w:rPr>
                <w:sz w:val="16"/>
                <w:szCs w:val="16"/>
              </w:rPr>
            </w:pPr>
            <w:r w:rsidRPr="0007023C">
              <w:rPr>
                <w:sz w:val="16"/>
                <w:szCs w:val="16"/>
              </w:rPr>
              <w:t>0x02</w:t>
            </w:r>
          </w:p>
        </w:tc>
        <w:tc>
          <w:tcPr>
            <w:tcW w:w="616" w:type="dxa"/>
          </w:tcPr>
          <w:p w14:paraId="04CA2E6A" w14:textId="77777777" w:rsidR="008C5001" w:rsidRPr="0007023C" w:rsidRDefault="008C5001" w:rsidP="008C5001">
            <w:pPr>
              <w:pStyle w:val="BodyText"/>
              <w:rPr>
                <w:sz w:val="16"/>
                <w:szCs w:val="16"/>
              </w:rPr>
            </w:pPr>
            <w:r w:rsidRPr="0007023C">
              <w:rPr>
                <w:sz w:val="16"/>
                <w:szCs w:val="16"/>
              </w:rPr>
              <w:t>0x64</w:t>
            </w:r>
          </w:p>
        </w:tc>
        <w:tc>
          <w:tcPr>
            <w:tcW w:w="812" w:type="dxa"/>
          </w:tcPr>
          <w:p w14:paraId="5B635E1D" w14:textId="77777777" w:rsidR="008C5001" w:rsidRPr="0007023C" w:rsidRDefault="008C5001" w:rsidP="008C5001">
            <w:pPr>
              <w:pStyle w:val="BodyText"/>
              <w:rPr>
                <w:sz w:val="16"/>
                <w:szCs w:val="16"/>
              </w:rPr>
            </w:pPr>
            <w:r w:rsidRPr="0007023C">
              <w:rPr>
                <w:sz w:val="16"/>
                <w:szCs w:val="16"/>
              </w:rPr>
              <w:t>0</w:t>
            </w:r>
          </w:p>
        </w:tc>
        <w:tc>
          <w:tcPr>
            <w:tcW w:w="772" w:type="dxa"/>
          </w:tcPr>
          <w:p w14:paraId="0E1E74ED" w14:textId="77777777" w:rsidR="008C5001" w:rsidRPr="0007023C" w:rsidRDefault="008C5001" w:rsidP="008C5001">
            <w:pPr>
              <w:pStyle w:val="BodyText"/>
              <w:rPr>
                <w:sz w:val="16"/>
                <w:szCs w:val="16"/>
              </w:rPr>
            </w:pPr>
            <w:r w:rsidRPr="0007023C">
              <w:rPr>
                <w:sz w:val="16"/>
                <w:szCs w:val="16"/>
              </w:rPr>
              <w:t>50</w:t>
            </w:r>
          </w:p>
        </w:tc>
        <w:tc>
          <w:tcPr>
            <w:tcW w:w="797" w:type="dxa"/>
          </w:tcPr>
          <w:p w14:paraId="41785B46" w14:textId="77777777" w:rsidR="008C5001" w:rsidRPr="0007023C" w:rsidRDefault="008C5001" w:rsidP="008C5001">
            <w:pPr>
              <w:pStyle w:val="BodyText"/>
              <w:rPr>
                <w:sz w:val="16"/>
                <w:szCs w:val="16"/>
              </w:rPr>
            </w:pPr>
            <w:r w:rsidRPr="0007023C">
              <w:rPr>
                <w:sz w:val="16"/>
                <w:szCs w:val="16"/>
              </w:rPr>
              <w:t>500</w:t>
            </w:r>
          </w:p>
        </w:tc>
        <w:tc>
          <w:tcPr>
            <w:tcW w:w="812" w:type="dxa"/>
          </w:tcPr>
          <w:p w14:paraId="41526897" w14:textId="77777777" w:rsidR="008C5001" w:rsidRPr="0007023C" w:rsidRDefault="008C5001" w:rsidP="008C5001">
            <w:pPr>
              <w:pStyle w:val="BodyText"/>
              <w:rPr>
                <w:sz w:val="16"/>
                <w:szCs w:val="16"/>
              </w:rPr>
            </w:pPr>
            <w:r w:rsidRPr="0007023C">
              <w:rPr>
                <w:sz w:val="16"/>
                <w:szCs w:val="16"/>
              </w:rPr>
              <w:t>50</w:t>
            </w:r>
          </w:p>
        </w:tc>
        <w:tc>
          <w:tcPr>
            <w:tcW w:w="772" w:type="dxa"/>
          </w:tcPr>
          <w:p w14:paraId="118352BB" w14:textId="77777777" w:rsidR="008C5001" w:rsidRPr="0007023C" w:rsidRDefault="008C5001" w:rsidP="008C5001">
            <w:pPr>
              <w:pStyle w:val="BodyText"/>
              <w:rPr>
                <w:sz w:val="16"/>
                <w:szCs w:val="16"/>
              </w:rPr>
            </w:pPr>
            <w:r w:rsidRPr="0007023C">
              <w:rPr>
                <w:sz w:val="16"/>
                <w:szCs w:val="16"/>
              </w:rPr>
              <w:t>50</w:t>
            </w:r>
          </w:p>
        </w:tc>
        <w:tc>
          <w:tcPr>
            <w:tcW w:w="797" w:type="dxa"/>
          </w:tcPr>
          <w:p w14:paraId="76099CA8" w14:textId="77777777" w:rsidR="008C5001" w:rsidRPr="0007023C" w:rsidRDefault="008C5001" w:rsidP="008C5001">
            <w:pPr>
              <w:pStyle w:val="BodyText"/>
              <w:rPr>
                <w:sz w:val="16"/>
                <w:szCs w:val="16"/>
              </w:rPr>
            </w:pPr>
            <w:r w:rsidRPr="0007023C">
              <w:rPr>
                <w:sz w:val="16"/>
                <w:szCs w:val="16"/>
              </w:rPr>
              <w:t>1000</w:t>
            </w:r>
          </w:p>
        </w:tc>
        <w:tc>
          <w:tcPr>
            <w:tcW w:w="236" w:type="dxa"/>
            <w:tcBorders>
              <w:top w:val="nil"/>
              <w:right w:val="nil"/>
            </w:tcBorders>
          </w:tcPr>
          <w:p w14:paraId="69CBD93B" w14:textId="77777777" w:rsidR="008C5001" w:rsidRPr="0007023C" w:rsidRDefault="008C5001" w:rsidP="008C5001">
            <w:pPr>
              <w:pStyle w:val="BodyText"/>
              <w:rPr>
                <w:sz w:val="16"/>
                <w:szCs w:val="16"/>
              </w:rPr>
            </w:pPr>
          </w:p>
        </w:tc>
      </w:tr>
    </w:tbl>
    <w:p w14:paraId="260A48DB" w14:textId="77777777" w:rsidR="005247EA" w:rsidRPr="0007023C" w:rsidRDefault="005247EA" w:rsidP="005247EA">
      <w:pPr>
        <w:pStyle w:val="BodyText"/>
        <w:rPr>
          <w:sz w:val="16"/>
          <w:szCs w:val="16"/>
        </w:rPr>
      </w:pPr>
    </w:p>
    <w:tbl>
      <w:tblPr>
        <w:tblStyle w:val="TableGrid"/>
        <w:tblW w:w="8983" w:type="dxa"/>
        <w:tblLook w:val="04A0" w:firstRow="1" w:lastRow="0" w:firstColumn="1" w:lastColumn="0" w:noHBand="0" w:noVBand="1"/>
      </w:tblPr>
      <w:tblGrid>
        <w:gridCol w:w="860"/>
        <w:gridCol w:w="1023"/>
        <w:gridCol w:w="968"/>
        <w:gridCol w:w="889"/>
        <w:gridCol w:w="925"/>
        <w:gridCol w:w="870"/>
        <w:gridCol w:w="862"/>
        <w:gridCol w:w="862"/>
        <w:gridCol w:w="862"/>
        <w:gridCol w:w="862"/>
      </w:tblGrid>
      <w:tr w:rsidR="0027597F" w:rsidRPr="008C5001" w14:paraId="5A468BA9" w14:textId="77777777" w:rsidTr="0027597F">
        <w:tc>
          <w:tcPr>
            <w:tcW w:w="860" w:type="dxa"/>
            <w:tcBorders>
              <w:left w:val="nil"/>
              <w:bottom w:val="nil"/>
            </w:tcBorders>
          </w:tcPr>
          <w:p w14:paraId="7399C3A9" w14:textId="77777777" w:rsidR="0027597F" w:rsidRPr="0007023C" w:rsidRDefault="0027597F" w:rsidP="0027597F">
            <w:pPr>
              <w:rPr>
                <w:sz w:val="16"/>
                <w:szCs w:val="16"/>
              </w:rPr>
            </w:pPr>
          </w:p>
        </w:tc>
        <w:tc>
          <w:tcPr>
            <w:tcW w:w="1023" w:type="dxa"/>
          </w:tcPr>
          <w:p w14:paraId="6CF41CE2" w14:textId="77777777" w:rsidR="0027597F" w:rsidRPr="0007023C" w:rsidRDefault="0027597F" w:rsidP="0027597F">
            <w:pPr>
              <w:pStyle w:val="BodyText"/>
              <w:rPr>
                <w:sz w:val="16"/>
                <w:szCs w:val="16"/>
              </w:rPr>
            </w:pPr>
            <w:proofErr w:type="spellStart"/>
            <w:r w:rsidRPr="0007023C">
              <w:rPr>
                <w:sz w:val="16"/>
                <w:szCs w:val="16"/>
              </w:rPr>
              <w:t>Int.Beg</w:t>
            </w:r>
            <w:proofErr w:type="spellEnd"/>
            <w:r w:rsidRPr="0007023C">
              <w:rPr>
                <w:sz w:val="16"/>
                <w:szCs w:val="16"/>
              </w:rPr>
              <w:t>.</w:t>
            </w:r>
          </w:p>
        </w:tc>
        <w:tc>
          <w:tcPr>
            <w:tcW w:w="968" w:type="dxa"/>
          </w:tcPr>
          <w:p w14:paraId="6C04F8EB" w14:textId="77777777" w:rsidR="0027597F" w:rsidRPr="0007023C" w:rsidRDefault="0027597F" w:rsidP="0027597F">
            <w:pPr>
              <w:pStyle w:val="BodyText"/>
              <w:rPr>
                <w:sz w:val="16"/>
                <w:szCs w:val="16"/>
              </w:rPr>
            </w:pPr>
            <w:proofErr w:type="spellStart"/>
            <w:r w:rsidRPr="0007023C">
              <w:rPr>
                <w:sz w:val="16"/>
                <w:szCs w:val="16"/>
              </w:rPr>
              <w:t>Int.End</w:t>
            </w:r>
            <w:proofErr w:type="spellEnd"/>
          </w:p>
        </w:tc>
        <w:tc>
          <w:tcPr>
            <w:tcW w:w="889" w:type="dxa"/>
          </w:tcPr>
          <w:p w14:paraId="15CE4217" w14:textId="77777777" w:rsidR="0027597F" w:rsidRPr="0007023C" w:rsidRDefault="0027597F" w:rsidP="0027597F">
            <w:pPr>
              <w:pStyle w:val="BodyText"/>
              <w:rPr>
                <w:sz w:val="16"/>
                <w:szCs w:val="16"/>
              </w:rPr>
            </w:pPr>
            <w:proofErr w:type="spellStart"/>
            <w:r w:rsidRPr="0007023C">
              <w:rPr>
                <w:sz w:val="16"/>
                <w:szCs w:val="16"/>
              </w:rPr>
              <w:t>Tra.Per</w:t>
            </w:r>
            <w:proofErr w:type="spellEnd"/>
            <w:r w:rsidR="00240CB3" w:rsidRPr="0007023C">
              <w:rPr>
                <w:sz w:val="16"/>
                <w:szCs w:val="16"/>
              </w:rPr>
              <w:t>.</w:t>
            </w:r>
          </w:p>
        </w:tc>
        <w:tc>
          <w:tcPr>
            <w:tcW w:w="925" w:type="dxa"/>
          </w:tcPr>
          <w:p w14:paraId="24CA236E" w14:textId="77777777" w:rsidR="0027597F" w:rsidRPr="0007023C" w:rsidRDefault="0027597F" w:rsidP="0027597F">
            <w:pPr>
              <w:pStyle w:val="BodyText"/>
              <w:rPr>
                <w:sz w:val="16"/>
                <w:szCs w:val="16"/>
              </w:rPr>
            </w:pPr>
            <w:proofErr w:type="spellStart"/>
            <w:r w:rsidRPr="0007023C">
              <w:rPr>
                <w:sz w:val="16"/>
                <w:szCs w:val="16"/>
              </w:rPr>
              <w:t>Int.Beg</w:t>
            </w:r>
            <w:proofErr w:type="spellEnd"/>
            <w:r w:rsidRPr="0007023C">
              <w:rPr>
                <w:sz w:val="16"/>
                <w:szCs w:val="16"/>
              </w:rPr>
              <w:t>.</w:t>
            </w:r>
          </w:p>
        </w:tc>
        <w:tc>
          <w:tcPr>
            <w:tcW w:w="870" w:type="dxa"/>
          </w:tcPr>
          <w:p w14:paraId="79BDF9D7" w14:textId="77777777" w:rsidR="0027597F" w:rsidRPr="0007023C" w:rsidRDefault="0027597F" w:rsidP="0027597F">
            <w:pPr>
              <w:pStyle w:val="BodyText"/>
              <w:rPr>
                <w:sz w:val="16"/>
                <w:szCs w:val="16"/>
              </w:rPr>
            </w:pPr>
            <w:proofErr w:type="spellStart"/>
            <w:r w:rsidRPr="0007023C">
              <w:rPr>
                <w:sz w:val="16"/>
                <w:szCs w:val="16"/>
              </w:rPr>
              <w:t>Int.End</w:t>
            </w:r>
            <w:proofErr w:type="spellEnd"/>
          </w:p>
        </w:tc>
        <w:tc>
          <w:tcPr>
            <w:tcW w:w="862" w:type="dxa"/>
          </w:tcPr>
          <w:p w14:paraId="0826A6DE" w14:textId="77777777" w:rsidR="0027597F" w:rsidRPr="0007023C" w:rsidRDefault="0027597F" w:rsidP="0027597F">
            <w:pPr>
              <w:pStyle w:val="BodyText"/>
              <w:rPr>
                <w:sz w:val="16"/>
                <w:szCs w:val="16"/>
              </w:rPr>
            </w:pPr>
            <w:proofErr w:type="spellStart"/>
            <w:r w:rsidRPr="0007023C">
              <w:rPr>
                <w:sz w:val="16"/>
                <w:szCs w:val="16"/>
              </w:rPr>
              <w:t>Tra.Per</w:t>
            </w:r>
            <w:proofErr w:type="spellEnd"/>
            <w:r w:rsidR="00240CB3" w:rsidRPr="0007023C">
              <w:rPr>
                <w:sz w:val="16"/>
                <w:szCs w:val="16"/>
              </w:rPr>
              <w:t>.</w:t>
            </w:r>
          </w:p>
        </w:tc>
        <w:tc>
          <w:tcPr>
            <w:tcW w:w="862" w:type="dxa"/>
          </w:tcPr>
          <w:p w14:paraId="4DDC4C91" w14:textId="77777777" w:rsidR="0027597F" w:rsidRPr="0007023C" w:rsidRDefault="0027597F" w:rsidP="0027597F">
            <w:pPr>
              <w:pStyle w:val="BodyText"/>
              <w:rPr>
                <w:sz w:val="16"/>
                <w:szCs w:val="16"/>
              </w:rPr>
            </w:pPr>
            <w:proofErr w:type="spellStart"/>
            <w:r w:rsidRPr="0007023C">
              <w:rPr>
                <w:sz w:val="16"/>
                <w:szCs w:val="16"/>
              </w:rPr>
              <w:t>Int.Beg</w:t>
            </w:r>
            <w:proofErr w:type="spellEnd"/>
            <w:r w:rsidRPr="0007023C">
              <w:rPr>
                <w:sz w:val="16"/>
                <w:szCs w:val="16"/>
              </w:rPr>
              <w:t>.</w:t>
            </w:r>
          </w:p>
        </w:tc>
        <w:tc>
          <w:tcPr>
            <w:tcW w:w="862" w:type="dxa"/>
          </w:tcPr>
          <w:p w14:paraId="1772402D" w14:textId="77777777" w:rsidR="0027597F" w:rsidRPr="0007023C" w:rsidRDefault="0027597F" w:rsidP="0027597F">
            <w:pPr>
              <w:pStyle w:val="BodyText"/>
              <w:rPr>
                <w:sz w:val="16"/>
                <w:szCs w:val="16"/>
              </w:rPr>
            </w:pPr>
            <w:proofErr w:type="spellStart"/>
            <w:r w:rsidRPr="0007023C">
              <w:rPr>
                <w:sz w:val="16"/>
                <w:szCs w:val="16"/>
              </w:rPr>
              <w:t>Int.End</w:t>
            </w:r>
            <w:proofErr w:type="spellEnd"/>
          </w:p>
        </w:tc>
        <w:tc>
          <w:tcPr>
            <w:tcW w:w="862" w:type="dxa"/>
          </w:tcPr>
          <w:p w14:paraId="1514CE99" w14:textId="77777777" w:rsidR="0027597F" w:rsidRPr="0007023C" w:rsidRDefault="0027597F" w:rsidP="0027597F">
            <w:pPr>
              <w:pStyle w:val="BodyText"/>
              <w:rPr>
                <w:sz w:val="16"/>
                <w:szCs w:val="16"/>
              </w:rPr>
            </w:pPr>
            <w:proofErr w:type="spellStart"/>
            <w:r w:rsidRPr="0007023C">
              <w:rPr>
                <w:sz w:val="16"/>
                <w:szCs w:val="16"/>
              </w:rPr>
              <w:t>Tra.Per</w:t>
            </w:r>
            <w:proofErr w:type="spellEnd"/>
            <w:r w:rsidR="00240CB3" w:rsidRPr="0007023C">
              <w:rPr>
                <w:sz w:val="16"/>
                <w:szCs w:val="16"/>
              </w:rPr>
              <w:t>.</w:t>
            </w:r>
          </w:p>
        </w:tc>
      </w:tr>
      <w:tr w:rsidR="0027597F" w:rsidRPr="008C5001" w14:paraId="63804FC4" w14:textId="77777777" w:rsidTr="0027597F">
        <w:tc>
          <w:tcPr>
            <w:tcW w:w="860" w:type="dxa"/>
            <w:tcBorders>
              <w:top w:val="nil"/>
              <w:left w:val="nil"/>
            </w:tcBorders>
          </w:tcPr>
          <w:p w14:paraId="5F68C88E" w14:textId="77777777" w:rsidR="0027597F" w:rsidRPr="0007023C" w:rsidRDefault="0027597F" w:rsidP="0027597F">
            <w:pPr>
              <w:rPr>
                <w:sz w:val="16"/>
                <w:szCs w:val="16"/>
              </w:rPr>
            </w:pPr>
          </w:p>
        </w:tc>
        <w:tc>
          <w:tcPr>
            <w:tcW w:w="1023" w:type="dxa"/>
          </w:tcPr>
          <w:p w14:paraId="51E2DA95" w14:textId="77777777" w:rsidR="0027597F" w:rsidRPr="0007023C" w:rsidRDefault="0027597F" w:rsidP="0027597F">
            <w:pPr>
              <w:pStyle w:val="BodyText"/>
              <w:rPr>
                <w:sz w:val="16"/>
                <w:szCs w:val="16"/>
              </w:rPr>
            </w:pPr>
            <w:r w:rsidRPr="0007023C">
              <w:rPr>
                <w:sz w:val="16"/>
                <w:szCs w:val="16"/>
              </w:rPr>
              <w:t>50</w:t>
            </w:r>
          </w:p>
        </w:tc>
        <w:tc>
          <w:tcPr>
            <w:tcW w:w="968" w:type="dxa"/>
          </w:tcPr>
          <w:p w14:paraId="06E86EA8" w14:textId="77777777" w:rsidR="0027597F" w:rsidRPr="0007023C" w:rsidRDefault="0027597F" w:rsidP="0027597F">
            <w:pPr>
              <w:pStyle w:val="BodyText"/>
              <w:rPr>
                <w:sz w:val="16"/>
                <w:szCs w:val="16"/>
              </w:rPr>
            </w:pPr>
            <w:r w:rsidRPr="0007023C">
              <w:rPr>
                <w:sz w:val="16"/>
                <w:szCs w:val="16"/>
              </w:rPr>
              <w:t>100</w:t>
            </w:r>
          </w:p>
        </w:tc>
        <w:tc>
          <w:tcPr>
            <w:tcW w:w="889" w:type="dxa"/>
          </w:tcPr>
          <w:p w14:paraId="1DE9E56C" w14:textId="77777777" w:rsidR="0027597F" w:rsidRPr="0007023C" w:rsidRDefault="0027597F" w:rsidP="0027597F">
            <w:pPr>
              <w:pStyle w:val="BodyText"/>
              <w:rPr>
                <w:sz w:val="16"/>
                <w:szCs w:val="16"/>
              </w:rPr>
            </w:pPr>
            <w:r w:rsidRPr="0007023C">
              <w:rPr>
                <w:sz w:val="16"/>
                <w:szCs w:val="16"/>
              </w:rPr>
              <w:t>500</w:t>
            </w:r>
          </w:p>
        </w:tc>
        <w:tc>
          <w:tcPr>
            <w:tcW w:w="925" w:type="dxa"/>
          </w:tcPr>
          <w:p w14:paraId="3113112A" w14:textId="77777777" w:rsidR="0027597F" w:rsidRPr="0007023C" w:rsidRDefault="0027597F" w:rsidP="0027597F">
            <w:pPr>
              <w:pStyle w:val="BodyText"/>
              <w:rPr>
                <w:sz w:val="16"/>
                <w:szCs w:val="16"/>
              </w:rPr>
            </w:pPr>
            <w:r w:rsidRPr="0007023C">
              <w:rPr>
                <w:sz w:val="16"/>
                <w:szCs w:val="16"/>
              </w:rPr>
              <w:t>100</w:t>
            </w:r>
          </w:p>
        </w:tc>
        <w:tc>
          <w:tcPr>
            <w:tcW w:w="870" w:type="dxa"/>
          </w:tcPr>
          <w:p w14:paraId="43864330" w14:textId="77777777" w:rsidR="0027597F" w:rsidRPr="0007023C" w:rsidRDefault="0027597F" w:rsidP="0027597F">
            <w:pPr>
              <w:pStyle w:val="BodyText"/>
              <w:rPr>
                <w:sz w:val="16"/>
                <w:szCs w:val="16"/>
              </w:rPr>
            </w:pPr>
            <w:r w:rsidRPr="0007023C">
              <w:rPr>
                <w:sz w:val="16"/>
                <w:szCs w:val="16"/>
              </w:rPr>
              <w:t>100</w:t>
            </w:r>
          </w:p>
        </w:tc>
        <w:tc>
          <w:tcPr>
            <w:tcW w:w="862" w:type="dxa"/>
          </w:tcPr>
          <w:p w14:paraId="10CC547E" w14:textId="77777777" w:rsidR="0027597F" w:rsidRPr="0007023C" w:rsidRDefault="0027597F" w:rsidP="0027597F">
            <w:pPr>
              <w:pStyle w:val="BodyText"/>
              <w:rPr>
                <w:sz w:val="16"/>
                <w:szCs w:val="16"/>
              </w:rPr>
            </w:pPr>
            <w:r w:rsidRPr="0007023C">
              <w:rPr>
                <w:sz w:val="16"/>
                <w:szCs w:val="16"/>
              </w:rPr>
              <w:t>1000</w:t>
            </w:r>
          </w:p>
        </w:tc>
        <w:tc>
          <w:tcPr>
            <w:tcW w:w="862" w:type="dxa"/>
          </w:tcPr>
          <w:p w14:paraId="09D22744" w14:textId="77777777" w:rsidR="0027597F" w:rsidRPr="0007023C" w:rsidRDefault="0027597F" w:rsidP="0027597F">
            <w:pPr>
              <w:pStyle w:val="BodyText"/>
              <w:rPr>
                <w:sz w:val="16"/>
                <w:szCs w:val="16"/>
              </w:rPr>
            </w:pPr>
            <w:r w:rsidRPr="0007023C">
              <w:rPr>
                <w:sz w:val="16"/>
                <w:szCs w:val="16"/>
              </w:rPr>
              <w:t>100</w:t>
            </w:r>
          </w:p>
        </w:tc>
        <w:tc>
          <w:tcPr>
            <w:tcW w:w="862" w:type="dxa"/>
          </w:tcPr>
          <w:p w14:paraId="5E3905BD" w14:textId="77777777" w:rsidR="0027597F" w:rsidRPr="0007023C" w:rsidRDefault="0027597F" w:rsidP="0027597F">
            <w:pPr>
              <w:pStyle w:val="BodyText"/>
              <w:rPr>
                <w:sz w:val="16"/>
                <w:szCs w:val="16"/>
              </w:rPr>
            </w:pPr>
            <w:r w:rsidRPr="0007023C">
              <w:rPr>
                <w:sz w:val="16"/>
                <w:szCs w:val="16"/>
              </w:rPr>
              <w:t>0</w:t>
            </w:r>
          </w:p>
        </w:tc>
        <w:tc>
          <w:tcPr>
            <w:tcW w:w="862" w:type="dxa"/>
          </w:tcPr>
          <w:p w14:paraId="4C9DF9AD" w14:textId="77777777" w:rsidR="0027597F" w:rsidRPr="0007023C" w:rsidRDefault="0027597F" w:rsidP="0027597F">
            <w:pPr>
              <w:pStyle w:val="BodyText"/>
              <w:rPr>
                <w:sz w:val="16"/>
                <w:szCs w:val="16"/>
              </w:rPr>
            </w:pPr>
            <w:r w:rsidRPr="0007023C">
              <w:rPr>
                <w:sz w:val="16"/>
                <w:szCs w:val="16"/>
              </w:rPr>
              <w:t>500</w:t>
            </w:r>
          </w:p>
        </w:tc>
      </w:tr>
    </w:tbl>
    <w:p w14:paraId="4C80FDF3" w14:textId="77777777" w:rsidR="005247EA" w:rsidRDefault="005247EA" w:rsidP="00310E48">
      <w:pPr>
        <w:pStyle w:val="BodyText"/>
      </w:pPr>
    </w:p>
    <w:p w14:paraId="0B9B34C3" w14:textId="77777777" w:rsidR="00203115" w:rsidRPr="0015445B" w:rsidRDefault="00203115" w:rsidP="00203115">
      <w:pPr>
        <w:pStyle w:val="BodyText"/>
        <w:rPr>
          <w:u w:val="single"/>
        </w:rPr>
      </w:pPr>
      <w:r w:rsidRPr="0015445B">
        <w:rPr>
          <w:u w:val="single"/>
        </w:rPr>
        <w:t xml:space="preserve">Raw Characteristic Data: </w:t>
      </w:r>
    </w:p>
    <w:p w14:paraId="5C43DC61" w14:textId="0FC594AB" w:rsidR="00203115" w:rsidRDefault="00203115" w:rsidP="00203115">
      <w:pPr>
        <w:pStyle w:val="BodyText"/>
      </w:pPr>
      <w:r>
        <w:t xml:space="preserve">Write Buffer Segment = </w:t>
      </w:r>
      <w:r>
        <w:br/>
        <w:t xml:space="preserve">{ [VER, SIZE], [Module Id, Msg Id, </w:t>
      </w:r>
      <w:proofErr w:type="spellStart"/>
      <w:r w:rsidR="008C5001">
        <w:t>Timb</w:t>
      </w:r>
      <w:proofErr w:type="spellEnd"/>
      <w:r w:rsidR="008C5001">
        <w:t xml:space="preserve">. Id, </w:t>
      </w:r>
      <w:r>
        <w:t>Pattern Id</w:t>
      </w:r>
      <w:r w:rsidR="00243913">
        <w:t>, MIC</w:t>
      </w:r>
      <w:r>
        <w:t>], [MCS1], [MCS2], [MCS3], [MCS4.0-</w:t>
      </w:r>
      <w:r w:rsidR="00243913">
        <w:t>1</w:t>
      </w:r>
      <w:proofErr w:type="gramStart"/>
      <w:r>
        <w:t>] }</w:t>
      </w:r>
      <w:proofErr w:type="gramEnd"/>
      <w:r>
        <w:t xml:space="preserve"> =</w:t>
      </w:r>
      <w:r>
        <w:br/>
        <w:t xml:space="preserve">{ </w:t>
      </w:r>
      <w:r w:rsidR="0081700F">
        <w:t>[0x10, 0x1</w:t>
      </w:r>
      <w:r w:rsidR="008C5001">
        <w:t>9</w:t>
      </w:r>
      <w:r>
        <w:t>], [</w:t>
      </w:r>
      <w:r w:rsidR="0081700F">
        <w:t>0x01, 0x0</w:t>
      </w:r>
      <w:r w:rsidR="008C5001">
        <w:t>1</w:t>
      </w:r>
      <w:r w:rsidR="0081700F">
        <w:t xml:space="preserve">, </w:t>
      </w:r>
      <w:r w:rsidR="008C5001">
        <w:t xml:space="preserve">0x00, </w:t>
      </w:r>
      <w:r w:rsidR="0081700F">
        <w:t>0x02</w:t>
      </w:r>
      <w:r w:rsidR="00243913">
        <w:t>, 0x64</w:t>
      </w:r>
      <w:r>
        <w:t>], [</w:t>
      </w:r>
      <w:r w:rsidR="0081700F">
        <w:t>0x00, 0x32</w:t>
      </w:r>
      <w:r>
        <w:t>, 0x0</w:t>
      </w:r>
      <w:r w:rsidR="0081700F">
        <w:t>1</w:t>
      </w:r>
      <w:r>
        <w:t>, 0x</w:t>
      </w:r>
      <w:r w:rsidR="0081700F">
        <w:t>F4</w:t>
      </w:r>
      <w:r>
        <w:t>], [0x</w:t>
      </w:r>
      <w:r w:rsidR="0081700F">
        <w:t>32</w:t>
      </w:r>
      <w:r>
        <w:t>, 0x</w:t>
      </w:r>
      <w:r w:rsidR="0081700F">
        <w:t>32</w:t>
      </w:r>
      <w:r>
        <w:t>, 0x03, 0xE8], [0x</w:t>
      </w:r>
      <w:r w:rsidR="0081700F">
        <w:t>32</w:t>
      </w:r>
      <w:r>
        <w:t>, 0x</w:t>
      </w:r>
      <w:r w:rsidR="0081700F">
        <w:t>64</w:t>
      </w:r>
      <w:r>
        <w:t>, 0x0</w:t>
      </w:r>
      <w:r w:rsidR="0081700F">
        <w:t>1</w:t>
      </w:r>
      <w:r>
        <w:t>, 0x</w:t>
      </w:r>
      <w:r w:rsidR="0081700F">
        <w:t>F4</w:t>
      </w:r>
      <w:r>
        <w:t>], [0x</w:t>
      </w:r>
      <w:r w:rsidR="0081700F">
        <w:t>64</w:t>
      </w:r>
      <w:r>
        <w:t>, 0x</w:t>
      </w:r>
      <w:r w:rsidR="0081700F">
        <w:t>64</w:t>
      </w:r>
      <w:proofErr w:type="gramStart"/>
      <w:r>
        <w:t>] }</w:t>
      </w:r>
      <w:proofErr w:type="gramEnd"/>
    </w:p>
    <w:p w14:paraId="326A5047" w14:textId="77777777" w:rsidR="00203115" w:rsidRDefault="00203115" w:rsidP="00203115">
      <w:pPr>
        <w:pStyle w:val="BodyText"/>
      </w:pPr>
      <w:r>
        <w:t>Write Buffer Last</w:t>
      </w:r>
      <w:r w:rsidR="009006FF">
        <w:t xml:space="preserve"> = </w:t>
      </w:r>
      <w:proofErr w:type="gramStart"/>
      <w:r w:rsidR="009006FF">
        <w:t xml:space="preserve">{ </w:t>
      </w:r>
      <w:r>
        <w:t>[</w:t>
      </w:r>
      <w:proofErr w:type="gramEnd"/>
      <w:r>
        <w:t>MCS4.</w:t>
      </w:r>
      <w:r w:rsidR="00243913">
        <w:t>2-</w:t>
      </w:r>
      <w:r>
        <w:t>3]</w:t>
      </w:r>
      <w:r w:rsidR="0081700F">
        <w:t>, [MCS5</w:t>
      </w:r>
      <w:proofErr w:type="gramStart"/>
      <w:r w:rsidR="0081700F">
        <w:t>]</w:t>
      </w:r>
      <w:r>
        <w:t xml:space="preserve"> }</w:t>
      </w:r>
      <w:proofErr w:type="gramEnd"/>
      <w:r>
        <w:t xml:space="preserve"> = </w:t>
      </w:r>
      <w:proofErr w:type="gramStart"/>
      <w:r>
        <w:t>{ [</w:t>
      </w:r>
      <w:proofErr w:type="gramEnd"/>
      <w:r>
        <w:t>0xE8]</w:t>
      </w:r>
      <w:r w:rsidR="0081700F">
        <w:t>, [</w:t>
      </w:r>
      <w:r w:rsidR="00243913">
        <w:t xml:space="preserve">0x03, </w:t>
      </w:r>
      <w:r w:rsidR="0081700F">
        <w:t>0x64, 0x00, 0x01, 0xF4</w:t>
      </w:r>
      <w:proofErr w:type="gramStart"/>
      <w:r w:rsidR="0081700F">
        <w:t>]</w:t>
      </w:r>
      <w:r>
        <w:t xml:space="preserve"> }</w:t>
      </w:r>
      <w:proofErr w:type="gramEnd"/>
    </w:p>
    <w:p w14:paraId="339681DF" w14:textId="21CE2A2B" w:rsidR="00FB2A7C" w:rsidRDefault="00FB2A7C" w:rsidP="00310E48">
      <w:pPr>
        <w:pStyle w:val="BodyText"/>
      </w:pPr>
      <w:r>
        <w:t xml:space="preserve">In this example, the pattern in </w:t>
      </w:r>
      <w:r>
        <w:fldChar w:fldCharType="begin"/>
      </w:r>
      <w:r>
        <w:instrText xml:space="preserve"> REF _Ref408904457 \h </w:instrText>
      </w:r>
      <w:r>
        <w:fldChar w:fldCharType="separate"/>
      </w:r>
      <w:r w:rsidR="00F2458C">
        <w:t xml:space="preserve">Figure </w:t>
      </w:r>
      <w:r w:rsidR="00F2458C">
        <w:rPr>
          <w:noProof/>
        </w:rPr>
        <w:t>3</w:t>
      </w:r>
      <w:r>
        <w:fldChar w:fldCharType="end"/>
      </w:r>
      <w:r w:rsidRPr="00FB2A7C">
        <w:t xml:space="preserve"> </w:t>
      </w:r>
      <w:r>
        <w:t>is produced. As this is a non-repeating pattern the Motor connected to the Server will execute this pattern and return to either a repeating pattern or idle, see Section</w:t>
      </w:r>
      <w:r w:rsidR="00AC44E8">
        <w:t xml:space="preserve"> </w:t>
      </w:r>
      <w:r w:rsidR="00AC44E8">
        <w:fldChar w:fldCharType="begin"/>
      </w:r>
      <w:r w:rsidR="00AC44E8">
        <w:instrText xml:space="preserve"> REF _Ref410120537 \r \h </w:instrText>
      </w:r>
      <w:r w:rsidR="00AC44E8">
        <w:fldChar w:fldCharType="separate"/>
      </w:r>
      <w:r w:rsidR="00F2458C">
        <w:t>3.3</w:t>
      </w:r>
      <w:r w:rsidR="00AC44E8">
        <w:fldChar w:fldCharType="end"/>
      </w:r>
      <w:r>
        <w:t>.</w:t>
      </w:r>
    </w:p>
    <w:p w14:paraId="300105D4" w14:textId="77777777" w:rsidR="008610DF" w:rsidRDefault="00826C30" w:rsidP="008610DF">
      <w:pPr>
        <w:pStyle w:val="BodyText"/>
        <w:keepNext/>
        <w:jc w:val="center"/>
      </w:pPr>
      <w:r>
        <w:rPr>
          <w:noProof/>
        </w:rPr>
        <w:drawing>
          <wp:inline distT="0" distB="0" distL="0" distR="0" wp14:anchorId="4C6CEE0C" wp14:editId="5A86564F">
            <wp:extent cx="2463800" cy="13589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3800" cy="1358900"/>
                    </a:xfrm>
                    <a:prstGeom prst="rect">
                      <a:avLst/>
                    </a:prstGeom>
                    <a:noFill/>
                    <a:ln>
                      <a:noFill/>
                    </a:ln>
                  </pic:spPr>
                </pic:pic>
              </a:graphicData>
            </a:graphic>
          </wp:inline>
        </w:drawing>
      </w:r>
    </w:p>
    <w:p w14:paraId="32496A3C" w14:textId="5EB19843" w:rsidR="005247EA" w:rsidRDefault="008610DF" w:rsidP="006608EE">
      <w:pPr>
        <w:pStyle w:val="Caption"/>
        <w:framePr w:wrap="notBeside"/>
        <w:jc w:val="center"/>
      </w:pPr>
      <w:bookmarkStart w:id="80" w:name="_Ref408904457"/>
      <w:r>
        <w:t xml:space="preserve">Figure </w:t>
      </w:r>
      <w:r>
        <w:fldChar w:fldCharType="begin"/>
      </w:r>
      <w:r>
        <w:instrText xml:space="preserve"> SEQ Figure \* ARABIC </w:instrText>
      </w:r>
      <w:r>
        <w:fldChar w:fldCharType="separate"/>
      </w:r>
      <w:r w:rsidR="00F2458C">
        <w:rPr>
          <w:noProof/>
        </w:rPr>
        <w:t>3</w:t>
      </w:r>
      <w:r>
        <w:fldChar w:fldCharType="end"/>
      </w:r>
      <w:bookmarkEnd w:id="80"/>
      <w:r>
        <w:t>: Non-Repeating Pattern</w:t>
      </w:r>
      <w:r w:rsidR="00D36F65">
        <w:br/>
      </w:r>
      <w:r w:rsidR="00DB6475">
        <w:t xml:space="preserve">(MIC = 100%, see Section </w:t>
      </w:r>
      <w:r w:rsidR="00DB6475">
        <w:fldChar w:fldCharType="begin"/>
      </w:r>
      <w:r w:rsidR="00DB6475">
        <w:instrText xml:space="preserve"> REF _Ref410126252 \r \h </w:instrText>
      </w:r>
      <w:r w:rsidR="00DB6475">
        <w:fldChar w:fldCharType="separate"/>
      </w:r>
      <w:r w:rsidR="00F2458C">
        <w:t>3.2.2.5</w:t>
      </w:r>
      <w:r w:rsidR="00DB6475">
        <w:fldChar w:fldCharType="end"/>
      </w:r>
      <w:r w:rsidR="00DB6475">
        <w:t>)</w:t>
      </w:r>
    </w:p>
    <w:p w14:paraId="457D5FEE" w14:textId="77777777" w:rsidR="00E17DA2" w:rsidRDefault="00E17DA2">
      <w:pPr>
        <w:rPr>
          <w:sz w:val="24"/>
        </w:rPr>
      </w:pPr>
      <w:r>
        <w:br w:type="page"/>
      </w:r>
    </w:p>
    <w:p w14:paraId="1AEEF82E" w14:textId="2015B495" w:rsidR="0039477D" w:rsidRDefault="0039477D" w:rsidP="0007023C"/>
    <w:p w14:paraId="10FBA64A" w14:textId="29E51CB2" w:rsidR="0039477D" w:rsidRPr="0039477D" w:rsidRDefault="0039477D" w:rsidP="0007023C">
      <w:pPr>
        <w:pStyle w:val="Heading5"/>
      </w:pPr>
      <w:r>
        <w:t>Gauss transition pattern</w:t>
      </w:r>
    </w:p>
    <w:tbl>
      <w:tblPr>
        <w:tblStyle w:val="TableGrid"/>
        <w:tblW w:w="0" w:type="auto"/>
        <w:tblInd w:w="108" w:type="dxa"/>
        <w:tblLook w:val="04A0" w:firstRow="1" w:lastRow="0" w:firstColumn="1" w:lastColumn="0" w:noHBand="0" w:noVBand="1"/>
      </w:tblPr>
      <w:tblGrid>
        <w:gridCol w:w="892"/>
        <w:gridCol w:w="2138"/>
        <w:gridCol w:w="1556"/>
        <w:gridCol w:w="996"/>
        <w:gridCol w:w="3937"/>
      </w:tblGrid>
      <w:tr w:rsidR="0039477D" w14:paraId="7C3A5C45" w14:textId="77777777" w:rsidTr="00291B9F">
        <w:trPr>
          <w:trHeight w:val="501"/>
        </w:trPr>
        <w:tc>
          <w:tcPr>
            <w:tcW w:w="893" w:type="dxa"/>
          </w:tcPr>
          <w:p w14:paraId="5CB3B68E" w14:textId="77777777" w:rsidR="0039477D" w:rsidRPr="000D3618" w:rsidRDefault="0039477D" w:rsidP="00291B9F">
            <w:pPr>
              <w:rPr>
                <w:b/>
              </w:rPr>
            </w:pPr>
            <w:r>
              <w:rPr>
                <w:b/>
              </w:rPr>
              <w:t>Byte Pos</w:t>
            </w:r>
          </w:p>
        </w:tc>
        <w:tc>
          <w:tcPr>
            <w:tcW w:w="2140" w:type="dxa"/>
          </w:tcPr>
          <w:p w14:paraId="756F481D" w14:textId="77777777" w:rsidR="0039477D" w:rsidRPr="000D3618" w:rsidRDefault="0039477D" w:rsidP="00291B9F">
            <w:pPr>
              <w:rPr>
                <w:b/>
              </w:rPr>
            </w:pPr>
            <w:r w:rsidRPr="000D3618">
              <w:rPr>
                <w:b/>
              </w:rPr>
              <w:t>Data</w:t>
            </w:r>
          </w:p>
        </w:tc>
        <w:tc>
          <w:tcPr>
            <w:tcW w:w="1558" w:type="dxa"/>
          </w:tcPr>
          <w:p w14:paraId="492E7B44" w14:textId="77777777" w:rsidR="0039477D" w:rsidRDefault="0039477D" w:rsidP="00291B9F">
            <w:pPr>
              <w:rPr>
                <w:b/>
              </w:rPr>
            </w:pPr>
            <w:r>
              <w:rPr>
                <w:b/>
              </w:rPr>
              <w:t>Type</w:t>
            </w:r>
          </w:p>
        </w:tc>
        <w:tc>
          <w:tcPr>
            <w:tcW w:w="996" w:type="dxa"/>
          </w:tcPr>
          <w:p w14:paraId="173BCDED" w14:textId="77777777" w:rsidR="0039477D" w:rsidRPr="000D3618" w:rsidRDefault="0039477D" w:rsidP="00291B9F">
            <w:pPr>
              <w:rPr>
                <w:b/>
              </w:rPr>
            </w:pPr>
            <w:r>
              <w:rPr>
                <w:b/>
              </w:rPr>
              <w:t>Byte Length</w:t>
            </w:r>
          </w:p>
        </w:tc>
        <w:tc>
          <w:tcPr>
            <w:tcW w:w="3944" w:type="dxa"/>
          </w:tcPr>
          <w:p w14:paraId="6C57B7FD" w14:textId="77777777" w:rsidR="0039477D" w:rsidRPr="000D3618" w:rsidRDefault="0039477D" w:rsidP="00291B9F">
            <w:pPr>
              <w:rPr>
                <w:b/>
              </w:rPr>
            </w:pPr>
            <w:r w:rsidRPr="000D3618">
              <w:rPr>
                <w:b/>
              </w:rPr>
              <w:t>Description</w:t>
            </w:r>
          </w:p>
        </w:tc>
      </w:tr>
      <w:tr w:rsidR="0039477D" w14:paraId="7738DFFF" w14:textId="77777777" w:rsidTr="00291B9F">
        <w:trPr>
          <w:trHeight w:val="242"/>
        </w:trPr>
        <w:tc>
          <w:tcPr>
            <w:tcW w:w="893" w:type="dxa"/>
          </w:tcPr>
          <w:p w14:paraId="65F2AA8A" w14:textId="77777777" w:rsidR="0039477D" w:rsidRDefault="0039477D" w:rsidP="00291B9F">
            <w:r>
              <w:t>0</w:t>
            </w:r>
          </w:p>
        </w:tc>
        <w:tc>
          <w:tcPr>
            <w:tcW w:w="2140" w:type="dxa"/>
          </w:tcPr>
          <w:p w14:paraId="29856A7E" w14:textId="77777777" w:rsidR="0039477D" w:rsidRDefault="0039477D" w:rsidP="00291B9F">
            <w:r>
              <w:t>0x01</w:t>
            </w:r>
          </w:p>
        </w:tc>
        <w:tc>
          <w:tcPr>
            <w:tcW w:w="1558" w:type="dxa"/>
          </w:tcPr>
          <w:p w14:paraId="7E532EFF" w14:textId="77777777" w:rsidR="0039477D" w:rsidRDefault="0039477D" w:rsidP="00291B9F">
            <w:r>
              <w:t>uint8_t</w:t>
            </w:r>
          </w:p>
        </w:tc>
        <w:tc>
          <w:tcPr>
            <w:tcW w:w="996" w:type="dxa"/>
          </w:tcPr>
          <w:p w14:paraId="583EFAED" w14:textId="77777777" w:rsidR="0039477D" w:rsidRDefault="0039477D" w:rsidP="00291B9F">
            <w:r>
              <w:t>1</w:t>
            </w:r>
          </w:p>
        </w:tc>
        <w:tc>
          <w:tcPr>
            <w:tcW w:w="3944" w:type="dxa"/>
          </w:tcPr>
          <w:p w14:paraId="032D2D8B" w14:textId="77777777" w:rsidR="0039477D" w:rsidRDefault="0039477D" w:rsidP="00291B9F">
            <w:r>
              <w:t>Module id</w:t>
            </w:r>
          </w:p>
        </w:tc>
      </w:tr>
      <w:tr w:rsidR="0039477D" w14:paraId="075CD4D7" w14:textId="77777777" w:rsidTr="00291B9F">
        <w:trPr>
          <w:trHeight w:val="242"/>
        </w:trPr>
        <w:tc>
          <w:tcPr>
            <w:tcW w:w="893" w:type="dxa"/>
          </w:tcPr>
          <w:p w14:paraId="5BF623D0" w14:textId="77777777" w:rsidR="0039477D" w:rsidRDefault="0039477D" w:rsidP="00291B9F">
            <w:r>
              <w:t>1</w:t>
            </w:r>
          </w:p>
        </w:tc>
        <w:tc>
          <w:tcPr>
            <w:tcW w:w="2140" w:type="dxa"/>
          </w:tcPr>
          <w:p w14:paraId="0CC8BBCE" w14:textId="021BAED2" w:rsidR="0039477D" w:rsidRDefault="0039477D" w:rsidP="00291B9F">
            <w:r>
              <w:t>0x01</w:t>
            </w:r>
          </w:p>
        </w:tc>
        <w:tc>
          <w:tcPr>
            <w:tcW w:w="1558" w:type="dxa"/>
          </w:tcPr>
          <w:p w14:paraId="0BD98E21" w14:textId="77777777" w:rsidR="0039477D" w:rsidRDefault="0039477D" w:rsidP="00291B9F">
            <w:r>
              <w:t>uint8_t</w:t>
            </w:r>
          </w:p>
        </w:tc>
        <w:tc>
          <w:tcPr>
            <w:tcW w:w="996" w:type="dxa"/>
          </w:tcPr>
          <w:p w14:paraId="342E359F" w14:textId="77777777" w:rsidR="0039477D" w:rsidRDefault="0039477D" w:rsidP="00291B9F">
            <w:r>
              <w:t>1</w:t>
            </w:r>
          </w:p>
        </w:tc>
        <w:tc>
          <w:tcPr>
            <w:tcW w:w="3944" w:type="dxa"/>
          </w:tcPr>
          <w:p w14:paraId="6BCBDFFD" w14:textId="77777777" w:rsidR="0039477D" w:rsidRDefault="0039477D" w:rsidP="00291B9F">
            <w:r>
              <w:t>Message id</w:t>
            </w:r>
          </w:p>
        </w:tc>
      </w:tr>
      <w:tr w:rsidR="002C7BC8" w14:paraId="40DCE07E" w14:textId="77777777" w:rsidTr="00291B9F">
        <w:trPr>
          <w:trHeight w:val="242"/>
        </w:trPr>
        <w:tc>
          <w:tcPr>
            <w:tcW w:w="893" w:type="dxa"/>
          </w:tcPr>
          <w:p w14:paraId="3E506C88" w14:textId="50EAF4E0" w:rsidR="002C7BC8" w:rsidRDefault="004B692A" w:rsidP="00291B9F">
            <w:r>
              <w:t>2</w:t>
            </w:r>
          </w:p>
        </w:tc>
        <w:tc>
          <w:tcPr>
            <w:tcW w:w="2140" w:type="dxa"/>
          </w:tcPr>
          <w:p w14:paraId="2E606198" w14:textId="37CEDD4B" w:rsidR="002C7BC8" w:rsidRDefault="004B692A" w:rsidP="00291B9F">
            <w:r>
              <w:t>0x01</w:t>
            </w:r>
          </w:p>
        </w:tc>
        <w:tc>
          <w:tcPr>
            <w:tcW w:w="1558" w:type="dxa"/>
          </w:tcPr>
          <w:p w14:paraId="428CC2EF" w14:textId="75084F91" w:rsidR="002C7BC8" w:rsidRDefault="004B692A" w:rsidP="00291B9F">
            <w:r>
              <w:t>uint8_t</w:t>
            </w:r>
          </w:p>
        </w:tc>
        <w:tc>
          <w:tcPr>
            <w:tcW w:w="996" w:type="dxa"/>
          </w:tcPr>
          <w:p w14:paraId="2D1F25F0" w14:textId="5AE1523A" w:rsidR="002C7BC8" w:rsidRDefault="004B692A" w:rsidP="00291B9F">
            <w:r>
              <w:t>1</w:t>
            </w:r>
          </w:p>
        </w:tc>
        <w:tc>
          <w:tcPr>
            <w:tcW w:w="3944" w:type="dxa"/>
          </w:tcPr>
          <w:p w14:paraId="1EFF3D3C" w14:textId="5136461B" w:rsidR="002C7BC8" w:rsidRDefault="004B692A" w:rsidP="00291B9F">
            <w:r>
              <w:t>Timbre id</w:t>
            </w:r>
            <w:r w:rsidR="00027D78">
              <w:t xml:space="preserve"> – Gaussian</w:t>
            </w:r>
          </w:p>
        </w:tc>
      </w:tr>
      <w:tr w:rsidR="0039477D" w14:paraId="32C1D0F1" w14:textId="77777777" w:rsidTr="00291B9F">
        <w:trPr>
          <w:trHeight w:val="242"/>
        </w:trPr>
        <w:tc>
          <w:tcPr>
            <w:tcW w:w="893" w:type="dxa"/>
          </w:tcPr>
          <w:p w14:paraId="0F5DED30" w14:textId="558A9175" w:rsidR="0039477D" w:rsidRDefault="004B692A" w:rsidP="00291B9F">
            <w:r>
              <w:t>3</w:t>
            </w:r>
          </w:p>
        </w:tc>
        <w:tc>
          <w:tcPr>
            <w:tcW w:w="2140" w:type="dxa"/>
          </w:tcPr>
          <w:p w14:paraId="2160FCF1" w14:textId="77777777" w:rsidR="0039477D" w:rsidRDefault="0039477D" w:rsidP="00291B9F">
            <w:r>
              <w:t>Pattern Id</w:t>
            </w:r>
          </w:p>
        </w:tc>
        <w:tc>
          <w:tcPr>
            <w:tcW w:w="1558" w:type="dxa"/>
          </w:tcPr>
          <w:p w14:paraId="20D46D5D" w14:textId="77777777" w:rsidR="0039477D" w:rsidRDefault="0039477D" w:rsidP="00291B9F">
            <w:r>
              <w:t>uint8_t</w:t>
            </w:r>
          </w:p>
        </w:tc>
        <w:tc>
          <w:tcPr>
            <w:tcW w:w="996" w:type="dxa"/>
          </w:tcPr>
          <w:p w14:paraId="10744B06" w14:textId="77777777" w:rsidR="0039477D" w:rsidRDefault="0039477D" w:rsidP="00291B9F">
            <w:r>
              <w:t>1</w:t>
            </w:r>
          </w:p>
        </w:tc>
        <w:tc>
          <w:tcPr>
            <w:tcW w:w="3944" w:type="dxa"/>
          </w:tcPr>
          <w:p w14:paraId="00C5C22A" w14:textId="59B71CCD" w:rsidR="00027D78" w:rsidRDefault="00027D78" w:rsidP="00027D78">
            <w:r>
              <w:t>Pattern Identifier – This value is supplied by the Client, and then stored by the Server, to identify this Pattern.</w:t>
            </w:r>
          </w:p>
          <w:p w14:paraId="586EEE89" w14:textId="37691C6F" w:rsidR="0039477D" w:rsidRDefault="00027D78" w:rsidP="00027D78">
            <w:r>
              <w:t xml:space="preserve">This is used by the Client to acknowledge which pattern is run via e.g. </w:t>
            </w:r>
            <w:proofErr w:type="spellStart"/>
            <w:r>
              <w:t>Motor.State</w:t>
            </w:r>
            <w:proofErr w:type="spellEnd"/>
            <w:r>
              <w:t xml:space="preserve"> Notifications (see Section </w:t>
            </w:r>
            <w:r>
              <w:fldChar w:fldCharType="begin"/>
            </w:r>
            <w:r>
              <w:instrText xml:space="preserve"> REF _Ref471073287 \r \h </w:instrText>
            </w:r>
            <w:r>
              <w:fldChar w:fldCharType="separate"/>
            </w:r>
            <w:r w:rsidR="00F2458C">
              <w:t>3.2.2.3</w:t>
            </w:r>
            <w:r>
              <w:fldChar w:fldCharType="end"/>
            </w:r>
            <w:r>
              <w:t>)</w:t>
            </w:r>
          </w:p>
        </w:tc>
      </w:tr>
      <w:tr w:rsidR="0039477D" w14:paraId="29C508BC" w14:textId="77777777" w:rsidTr="0007023C">
        <w:trPr>
          <w:trHeight w:val="759"/>
        </w:trPr>
        <w:tc>
          <w:tcPr>
            <w:tcW w:w="893" w:type="dxa"/>
          </w:tcPr>
          <w:p w14:paraId="507978DA" w14:textId="21768761" w:rsidR="0039477D" w:rsidRDefault="004B692A" w:rsidP="00291B9F">
            <w:r>
              <w:t>4</w:t>
            </w:r>
          </w:p>
        </w:tc>
        <w:tc>
          <w:tcPr>
            <w:tcW w:w="2140" w:type="dxa"/>
          </w:tcPr>
          <w:p w14:paraId="5F1E3216" w14:textId="77777777" w:rsidR="0039477D" w:rsidRDefault="0039477D" w:rsidP="00291B9F">
            <w:r>
              <w:t>Main Intensity Control (MIC)</w:t>
            </w:r>
          </w:p>
        </w:tc>
        <w:tc>
          <w:tcPr>
            <w:tcW w:w="1558" w:type="dxa"/>
          </w:tcPr>
          <w:p w14:paraId="24746F9A" w14:textId="77777777" w:rsidR="0039477D" w:rsidRDefault="0039477D" w:rsidP="00291B9F">
            <w:r>
              <w:t>uint8_t</w:t>
            </w:r>
          </w:p>
        </w:tc>
        <w:tc>
          <w:tcPr>
            <w:tcW w:w="996" w:type="dxa"/>
          </w:tcPr>
          <w:p w14:paraId="21EA3938" w14:textId="77777777" w:rsidR="0039477D" w:rsidRDefault="0039477D" w:rsidP="00291B9F">
            <w:r>
              <w:t>1</w:t>
            </w:r>
          </w:p>
        </w:tc>
        <w:tc>
          <w:tcPr>
            <w:tcW w:w="3944" w:type="dxa"/>
          </w:tcPr>
          <w:p w14:paraId="31A1DDC1" w14:textId="54A921D3" w:rsidR="0039477D" w:rsidRDefault="0039477D" w:rsidP="00291B9F">
            <w:r>
              <w:t xml:space="preserve">The overall intensity, in percentage 0-100 %, at which the current pattern should begin execution. See Section </w:t>
            </w:r>
            <w:r>
              <w:fldChar w:fldCharType="begin"/>
            </w:r>
            <w:r>
              <w:instrText xml:space="preserve"> REF _Ref410126252 \r \h </w:instrText>
            </w:r>
            <w:r>
              <w:fldChar w:fldCharType="separate"/>
            </w:r>
            <w:r w:rsidR="00F2458C">
              <w:t>3.2.2.5</w:t>
            </w:r>
            <w:r>
              <w:fldChar w:fldCharType="end"/>
            </w:r>
            <w:r>
              <w:t>.</w:t>
            </w:r>
          </w:p>
        </w:tc>
      </w:tr>
      <w:tr w:rsidR="0039477D" w14:paraId="29417141" w14:textId="77777777" w:rsidTr="0007023C">
        <w:trPr>
          <w:trHeight w:val="743"/>
        </w:trPr>
        <w:tc>
          <w:tcPr>
            <w:tcW w:w="893" w:type="dxa"/>
          </w:tcPr>
          <w:p w14:paraId="06ECE30D" w14:textId="46E5D4E7" w:rsidR="0039477D" w:rsidRDefault="004B692A" w:rsidP="00291B9F">
            <w:r>
              <w:t>5</w:t>
            </w:r>
          </w:p>
        </w:tc>
        <w:tc>
          <w:tcPr>
            <w:tcW w:w="2140" w:type="dxa"/>
          </w:tcPr>
          <w:p w14:paraId="48CF1987" w14:textId="77777777" w:rsidR="0039477D" w:rsidRDefault="0039477D" w:rsidP="00291B9F">
            <w:r>
              <w:t xml:space="preserve">Gauss </w:t>
            </w:r>
            <w:proofErr w:type="spellStart"/>
            <w:r>
              <w:t>StartPoint</w:t>
            </w:r>
            <w:proofErr w:type="spellEnd"/>
          </w:p>
        </w:tc>
        <w:tc>
          <w:tcPr>
            <w:tcW w:w="1558" w:type="dxa"/>
          </w:tcPr>
          <w:p w14:paraId="4C132589" w14:textId="77777777" w:rsidR="0039477D" w:rsidRDefault="0039477D" w:rsidP="00291B9F">
            <w:r>
              <w:t>uint8_t</w:t>
            </w:r>
          </w:p>
        </w:tc>
        <w:tc>
          <w:tcPr>
            <w:tcW w:w="996" w:type="dxa"/>
          </w:tcPr>
          <w:p w14:paraId="1593DC47" w14:textId="77777777" w:rsidR="0039477D" w:rsidRDefault="0039477D" w:rsidP="00291B9F">
            <w:r>
              <w:t>1</w:t>
            </w:r>
          </w:p>
        </w:tc>
        <w:tc>
          <w:tcPr>
            <w:tcW w:w="3944" w:type="dxa"/>
          </w:tcPr>
          <w:p w14:paraId="64764BA9" w14:textId="77777777" w:rsidR="0039477D" w:rsidRDefault="0039477D" w:rsidP="00291B9F">
            <w:r>
              <w:t>Start point intensity value, in percentage 0-100 %</w:t>
            </w:r>
          </w:p>
        </w:tc>
      </w:tr>
      <w:tr w:rsidR="0039477D" w14:paraId="1CC1A475" w14:textId="77777777" w:rsidTr="0007023C">
        <w:trPr>
          <w:trHeight w:val="501"/>
        </w:trPr>
        <w:tc>
          <w:tcPr>
            <w:tcW w:w="893" w:type="dxa"/>
          </w:tcPr>
          <w:p w14:paraId="4EA2A2CE" w14:textId="7A257B01" w:rsidR="0039477D" w:rsidRDefault="004B692A" w:rsidP="00291B9F">
            <w:r>
              <w:t>6</w:t>
            </w:r>
          </w:p>
        </w:tc>
        <w:tc>
          <w:tcPr>
            <w:tcW w:w="2140" w:type="dxa"/>
          </w:tcPr>
          <w:p w14:paraId="504C8AA8" w14:textId="77777777" w:rsidR="0039477D" w:rsidRDefault="0039477D" w:rsidP="00291B9F">
            <w:r>
              <w:t xml:space="preserve">Gauss </w:t>
            </w:r>
            <w:proofErr w:type="spellStart"/>
            <w:r>
              <w:t>EndPoint</w:t>
            </w:r>
            <w:proofErr w:type="spellEnd"/>
          </w:p>
        </w:tc>
        <w:tc>
          <w:tcPr>
            <w:tcW w:w="1558" w:type="dxa"/>
          </w:tcPr>
          <w:p w14:paraId="2370365C" w14:textId="77777777" w:rsidR="0039477D" w:rsidRDefault="0039477D" w:rsidP="00291B9F">
            <w:r>
              <w:t>uint8_t</w:t>
            </w:r>
          </w:p>
        </w:tc>
        <w:tc>
          <w:tcPr>
            <w:tcW w:w="996" w:type="dxa"/>
          </w:tcPr>
          <w:p w14:paraId="22E22D68" w14:textId="77777777" w:rsidR="0039477D" w:rsidRDefault="0039477D" w:rsidP="00291B9F">
            <w:r>
              <w:t>1</w:t>
            </w:r>
          </w:p>
        </w:tc>
        <w:tc>
          <w:tcPr>
            <w:tcW w:w="3944" w:type="dxa"/>
          </w:tcPr>
          <w:p w14:paraId="59F4BB48" w14:textId="77777777" w:rsidR="0039477D" w:rsidRDefault="0039477D" w:rsidP="00291B9F">
            <w:r>
              <w:t>End point Gauss intensity value, in percentage 0-100 %.</w:t>
            </w:r>
          </w:p>
        </w:tc>
      </w:tr>
      <w:tr w:rsidR="0039477D" w14:paraId="5A877723" w14:textId="77777777" w:rsidTr="0007023C">
        <w:trPr>
          <w:trHeight w:val="759"/>
        </w:trPr>
        <w:tc>
          <w:tcPr>
            <w:tcW w:w="893" w:type="dxa"/>
          </w:tcPr>
          <w:p w14:paraId="4BCED42D" w14:textId="0AECD472" w:rsidR="0039477D" w:rsidRDefault="004B692A" w:rsidP="00291B9F">
            <w:r>
              <w:t>7</w:t>
            </w:r>
          </w:p>
        </w:tc>
        <w:tc>
          <w:tcPr>
            <w:tcW w:w="2140" w:type="dxa"/>
          </w:tcPr>
          <w:p w14:paraId="58AE9A9D" w14:textId="77777777" w:rsidR="0039477D" w:rsidRDefault="0039477D" w:rsidP="00291B9F">
            <w:r>
              <w:t>Gauss Duration</w:t>
            </w:r>
          </w:p>
        </w:tc>
        <w:tc>
          <w:tcPr>
            <w:tcW w:w="1558" w:type="dxa"/>
          </w:tcPr>
          <w:p w14:paraId="3D6E51D3" w14:textId="77777777" w:rsidR="0039477D" w:rsidRDefault="0039477D" w:rsidP="00291B9F">
            <w:r>
              <w:t>uint16_t</w:t>
            </w:r>
          </w:p>
        </w:tc>
        <w:tc>
          <w:tcPr>
            <w:tcW w:w="996" w:type="dxa"/>
          </w:tcPr>
          <w:p w14:paraId="4C45EEDB" w14:textId="77777777" w:rsidR="0039477D" w:rsidRDefault="0039477D" w:rsidP="00291B9F">
            <w:r>
              <w:t>2</w:t>
            </w:r>
          </w:p>
        </w:tc>
        <w:tc>
          <w:tcPr>
            <w:tcW w:w="3944" w:type="dxa"/>
          </w:tcPr>
          <w:p w14:paraId="31E93448" w14:textId="77777777" w:rsidR="0039477D" w:rsidRDefault="0039477D" w:rsidP="00291B9F">
            <w:r>
              <w:t>Duration until next Gauss transition begins (repeating Gauss pattern)</w:t>
            </w:r>
          </w:p>
        </w:tc>
      </w:tr>
      <w:tr w:rsidR="0039477D" w14:paraId="51DEF589" w14:textId="77777777" w:rsidTr="0007023C">
        <w:trPr>
          <w:trHeight w:val="759"/>
        </w:trPr>
        <w:tc>
          <w:tcPr>
            <w:tcW w:w="893" w:type="dxa"/>
          </w:tcPr>
          <w:p w14:paraId="19F25069" w14:textId="3A9ECF4A" w:rsidR="0039477D" w:rsidRDefault="004B692A" w:rsidP="00291B9F">
            <w:r>
              <w:t>9</w:t>
            </w:r>
          </w:p>
        </w:tc>
        <w:tc>
          <w:tcPr>
            <w:tcW w:w="2140" w:type="dxa"/>
          </w:tcPr>
          <w:p w14:paraId="000385B2" w14:textId="77777777" w:rsidR="0039477D" w:rsidRDefault="0039477D" w:rsidP="00291B9F">
            <w:r>
              <w:t>Gauss Steep</w:t>
            </w:r>
          </w:p>
        </w:tc>
        <w:tc>
          <w:tcPr>
            <w:tcW w:w="1558" w:type="dxa"/>
          </w:tcPr>
          <w:p w14:paraId="222C9DF6" w14:textId="77777777" w:rsidR="0039477D" w:rsidRDefault="0039477D" w:rsidP="00291B9F">
            <w:r>
              <w:t>uint8_t</w:t>
            </w:r>
          </w:p>
        </w:tc>
        <w:tc>
          <w:tcPr>
            <w:tcW w:w="996" w:type="dxa"/>
          </w:tcPr>
          <w:p w14:paraId="24B4A4DC" w14:textId="77777777" w:rsidR="0039477D" w:rsidRDefault="0039477D" w:rsidP="00291B9F">
            <w:r>
              <w:t>1</w:t>
            </w:r>
          </w:p>
        </w:tc>
        <w:tc>
          <w:tcPr>
            <w:tcW w:w="3944" w:type="dxa"/>
          </w:tcPr>
          <w:p w14:paraId="41255FF4" w14:textId="77777777" w:rsidR="0039477D" w:rsidRDefault="0039477D" w:rsidP="00291B9F">
            <w:r>
              <w:t xml:space="preserve">Gauss steepness *20 </w:t>
            </w:r>
            <w:proofErr w:type="spellStart"/>
            <w:r>
              <w:t>ms</w:t>
            </w:r>
            <w:proofErr w:type="spellEnd"/>
          </w:p>
        </w:tc>
      </w:tr>
      <w:tr w:rsidR="0039477D" w14:paraId="1E606C6C" w14:textId="77777777" w:rsidTr="0007023C">
        <w:trPr>
          <w:trHeight w:val="759"/>
        </w:trPr>
        <w:tc>
          <w:tcPr>
            <w:tcW w:w="893" w:type="dxa"/>
          </w:tcPr>
          <w:p w14:paraId="717E5B7D" w14:textId="7983145C" w:rsidR="0039477D" w:rsidRDefault="004B692A" w:rsidP="00291B9F">
            <w:r>
              <w:t>10</w:t>
            </w:r>
          </w:p>
        </w:tc>
        <w:tc>
          <w:tcPr>
            <w:tcW w:w="2140" w:type="dxa"/>
          </w:tcPr>
          <w:p w14:paraId="1788B8A2" w14:textId="77777777" w:rsidR="0039477D" w:rsidRDefault="0039477D" w:rsidP="00291B9F">
            <w:r>
              <w:t>Additional Motor Control Segment(s)</w:t>
            </w:r>
          </w:p>
          <w:p w14:paraId="731FD9D1" w14:textId="77777777" w:rsidR="0039477D" w:rsidRDefault="0039477D" w:rsidP="00291B9F">
            <w:r>
              <w:t>.</w:t>
            </w:r>
          </w:p>
          <w:p w14:paraId="27F42542" w14:textId="77777777" w:rsidR="0039477D" w:rsidRDefault="0039477D" w:rsidP="00291B9F">
            <w:r>
              <w:t>.</w:t>
            </w:r>
          </w:p>
          <w:p w14:paraId="5C46120B" w14:textId="77777777" w:rsidR="0039477D" w:rsidRDefault="0039477D" w:rsidP="00291B9F">
            <w:r>
              <w:t>.</w:t>
            </w:r>
          </w:p>
          <w:p w14:paraId="072F0B43" w14:textId="77777777" w:rsidR="0039477D" w:rsidRDefault="0039477D" w:rsidP="00291B9F"/>
        </w:tc>
        <w:tc>
          <w:tcPr>
            <w:tcW w:w="1558" w:type="dxa"/>
          </w:tcPr>
          <w:p w14:paraId="32CFC5F5" w14:textId="77777777" w:rsidR="0039477D" w:rsidRDefault="0039477D" w:rsidP="00291B9F"/>
        </w:tc>
        <w:tc>
          <w:tcPr>
            <w:tcW w:w="996" w:type="dxa"/>
          </w:tcPr>
          <w:p w14:paraId="67EA1FD1" w14:textId="77777777" w:rsidR="0039477D" w:rsidRDefault="0039477D" w:rsidP="00291B9F"/>
        </w:tc>
        <w:tc>
          <w:tcPr>
            <w:tcW w:w="3944" w:type="dxa"/>
          </w:tcPr>
          <w:p w14:paraId="1BD390A3" w14:textId="77777777" w:rsidR="0039477D" w:rsidRDefault="0039477D" w:rsidP="00291B9F"/>
        </w:tc>
      </w:tr>
    </w:tbl>
    <w:p w14:paraId="48F5DB68" w14:textId="77777777" w:rsidR="0039477D" w:rsidRDefault="0039477D" w:rsidP="0007023C">
      <w:pPr>
        <w:pStyle w:val="BodyText"/>
      </w:pPr>
    </w:p>
    <w:p w14:paraId="4EACCA48" w14:textId="77777777" w:rsidR="0039477D" w:rsidRDefault="0039477D" w:rsidP="0039477D">
      <w:pPr>
        <w:pStyle w:val="BodyText"/>
      </w:pPr>
      <w:r>
        <w:t>Formula describing the Gauss transition:</w:t>
      </w:r>
    </w:p>
    <w:p w14:paraId="55D91548" w14:textId="77777777" w:rsidR="0039477D" w:rsidRDefault="0039477D" w:rsidP="0039477D">
      <w:pPr>
        <w:pStyle w:val="BodyText"/>
      </w:pPr>
    </w:p>
    <w:p w14:paraId="04123EEE" w14:textId="77777777" w:rsidR="0039477D" w:rsidRDefault="00000000" w:rsidP="0039477D">
      <w:pPr>
        <w:pStyle w:val="BodyText"/>
      </w:pPr>
      <m:oMathPara>
        <m:oMath>
          <m:d>
            <m:dPr>
              <m:ctrlPr>
                <w:rPr>
                  <w:rFonts w:ascii="Cambria Math" w:hAnsi="Cambria Math"/>
                  <w:i/>
                </w:rPr>
              </m:ctrlPr>
            </m:dPr>
            <m:e>
              <m:r>
                <w:rPr>
                  <w:rFonts w:ascii="Cambria Math" w:hAnsi="Cambria Math"/>
                </w:rPr>
                <m:t>StartPoint-EndPoint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Steep</m:t>
                      </m:r>
                    </m:e>
                    <m:sup>
                      <m:r>
                        <w:rPr>
                          <w:rFonts w:ascii="Cambria Math" w:hAnsi="Cambria Math"/>
                        </w:rPr>
                        <m:t>2</m:t>
                      </m:r>
                    </m:sup>
                  </m:sSup>
                </m:den>
              </m:f>
              <m:r>
                <w:rPr>
                  <w:rFonts w:ascii="Cambria Math" w:hAnsi="Cambria Math"/>
                </w:rPr>
                <m:t>))</m:t>
              </m:r>
            </m:sup>
          </m:sSup>
          <m:r>
            <w:rPr>
              <w:rFonts w:ascii="Cambria Math" w:hAnsi="Cambria Math"/>
            </w:rPr>
            <m:t>+EndPoint</m:t>
          </m:r>
        </m:oMath>
      </m:oMathPara>
    </w:p>
    <w:p w14:paraId="6F3B3D55" w14:textId="77777777" w:rsidR="0039477D" w:rsidRPr="0039477D" w:rsidRDefault="0039477D" w:rsidP="0007023C">
      <w:pPr>
        <w:pStyle w:val="BodyText"/>
      </w:pPr>
    </w:p>
    <w:p w14:paraId="75D60905" w14:textId="77777777" w:rsidR="00587E51" w:rsidRDefault="00587E51" w:rsidP="000A17C7">
      <w:pPr>
        <w:pStyle w:val="Heading4"/>
      </w:pPr>
      <w:bookmarkStart w:id="81" w:name="_Ref471073287"/>
      <w:proofErr w:type="spellStart"/>
      <w:r>
        <w:t>Motor.Stat</w:t>
      </w:r>
      <w:r w:rsidR="00CC5E90">
        <w:t>e</w:t>
      </w:r>
      <w:bookmarkEnd w:id="81"/>
      <w:proofErr w:type="spellEnd"/>
    </w:p>
    <w:p w14:paraId="2F2503AC" w14:textId="77777777" w:rsidR="00587E51" w:rsidRDefault="00587E51" w:rsidP="00587E51">
      <w:r>
        <w:t xml:space="preserve">This notification is </w:t>
      </w:r>
      <w:proofErr w:type="gramStart"/>
      <w:r>
        <w:t>send</w:t>
      </w:r>
      <w:proofErr w:type="gramEnd"/>
      <w:r>
        <w:t xml:space="preserve"> from the Server to the Client to indicate the Motor State.</w:t>
      </w:r>
    </w:p>
    <w:p w14:paraId="3A0AA4E4" w14:textId="77777777" w:rsidR="00587E51" w:rsidRPr="0057067E" w:rsidRDefault="00587E51" w:rsidP="00587E51"/>
    <w:tbl>
      <w:tblPr>
        <w:tblStyle w:val="TableGrid"/>
        <w:tblW w:w="0" w:type="auto"/>
        <w:tblInd w:w="108" w:type="dxa"/>
        <w:tblLook w:val="04A0" w:firstRow="1" w:lastRow="0" w:firstColumn="1" w:lastColumn="0" w:noHBand="0" w:noVBand="1"/>
      </w:tblPr>
      <w:tblGrid>
        <w:gridCol w:w="828"/>
        <w:gridCol w:w="2153"/>
        <w:gridCol w:w="1568"/>
        <w:gridCol w:w="1002"/>
        <w:gridCol w:w="3968"/>
      </w:tblGrid>
      <w:tr w:rsidR="00587E51" w14:paraId="2800B95B" w14:textId="77777777" w:rsidTr="00506B36">
        <w:tc>
          <w:tcPr>
            <w:tcW w:w="828" w:type="dxa"/>
          </w:tcPr>
          <w:p w14:paraId="45649CA3" w14:textId="77777777" w:rsidR="00587E51" w:rsidRPr="000D3618" w:rsidRDefault="00587E51" w:rsidP="00506B36">
            <w:pPr>
              <w:rPr>
                <w:b/>
              </w:rPr>
            </w:pPr>
            <w:r>
              <w:rPr>
                <w:b/>
              </w:rPr>
              <w:t>Byte Pos</w:t>
            </w:r>
          </w:p>
        </w:tc>
        <w:tc>
          <w:tcPr>
            <w:tcW w:w="2153" w:type="dxa"/>
          </w:tcPr>
          <w:p w14:paraId="3FDA02F0" w14:textId="77777777" w:rsidR="00587E51" w:rsidRPr="000D3618" w:rsidRDefault="00587E51" w:rsidP="00506B36">
            <w:pPr>
              <w:rPr>
                <w:b/>
              </w:rPr>
            </w:pPr>
            <w:r w:rsidRPr="000D3618">
              <w:rPr>
                <w:b/>
              </w:rPr>
              <w:t>Data</w:t>
            </w:r>
          </w:p>
        </w:tc>
        <w:tc>
          <w:tcPr>
            <w:tcW w:w="1568" w:type="dxa"/>
          </w:tcPr>
          <w:p w14:paraId="29AF9658" w14:textId="77777777" w:rsidR="00587E51" w:rsidRDefault="00587E51" w:rsidP="00506B36">
            <w:pPr>
              <w:rPr>
                <w:b/>
              </w:rPr>
            </w:pPr>
            <w:r>
              <w:rPr>
                <w:b/>
              </w:rPr>
              <w:t>Type</w:t>
            </w:r>
          </w:p>
        </w:tc>
        <w:tc>
          <w:tcPr>
            <w:tcW w:w="1002" w:type="dxa"/>
          </w:tcPr>
          <w:p w14:paraId="502769B0" w14:textId="77777777" w:rsidR="00587E51" w:rsidRPr="000D3618" w:rsidRDefault="00587E51" w:rsidP="00506B36">
            <w:pPr>
              <w:rPr>
                <w:b/>
              </w:rPr>
            </w:pPr>
            <w:r>
              <w:rPr>
                <w:b/>
              </w:rPr>
              <w:t>Byte Length</w:t>
            </w:r>
          </w:p>
        </w:tc>
        <w:tc>
          <w:tcPr>
            <w:tcW w:w="3968" w:type="dxa"/>
          </w:tcPr>
          <w:p w14:paraId="130E55DD" w14:textId="77777777" w:rsidR="00587E51" w:rsidRPr="000D3618" w:rsidRDefault="00587E51" w:rsidP="00506B36">
            <w:pPr>
              <w:rPr>
                <w:b/>
              </w:rPr>
            </w:pPr>
            <w:r w:rsidRPr="000D3618">
              <w:rPr>
                <w:b/>
              </w:rPr>
              <w:t>Description</w:t>
            </w:r>
          </w:p>
        </w:tc>
      </w:tr>
      <w:tr w:rsidR="00587E51" w14:paraId="3793FAE2" w14:textId="77777777" w:rsidTr="00506B36">
        <w:tc>
          <w:tcPr>
            <w:tcW w:w="828" w:type="dxa"/>
          </w:tcPr>
          <w:p w14:paraId="3ED3A922" w14:textId="77777777" w:rsidR="00587E51" w:rsidRDefault="00587E51" w:rsidP="00506B36">
            <w:r>
              <w:t>0</w:t>
            </w:r>
          </w:p>
        </w:tc>
        <w:tc>
          <w:tcPr>
            <w:tcW w:w="2153" w:type="dxa"/>
          </w:tcPr>
          <w:p w14:paraId="590C455B" w14:textId="77777777" w:rsidR="00587E51" w:rsidRDefault="00587E51" w:rsidP="00506B36">
            <w:r>
              <w:t>0x01</w:t>
            </w:r>
          </w:p>
        </w:tc>
        <w:tc>
          <w:tcPr>
            <w:tcW w:w="1568" w:type="dxa"/>
          </w:tcPr>
          <w:p w14:paraId="46CDA341" w14:textId="77777777" w:rsidR="00587E51" w:rsidRDefault="00587E51" w:rsidP="00506B36">
            <w:r>
              <w:t>uint8_t</w:t>
            </w:r>
          </w:p>
        </w:tc>
        <w:tc>
          <w:tcPr>
            <w:tcW w:w="1002" w:type="dxa"/>
          </w:tcPr>
          <w:p w14:paraId="59FCBD5E" w14:textId="77777777" w:rsidR="00587E51" w:rsidRDefault="00587E51" w:rsidP="00506B36">
            <w:r>
              <w:t>1</w:t>
            </w:r>
          </w:p>
        </w:tc>
        <w:tc>
          <w:tcPr>
            <w:tcW w:w="3968" w:type="dxa"/>
          </w:tcPr>
          <w:p w14:paraId="4FF9A74C" w14:textId="77777777" w:rsidR="00587E51" w:rsidRDefault="00587E51" w:rsidP="00506B36">
            <w:r>
              <w:t>Module id</w:t>
            </w:r>
          </w:p>
        </w:tc>
      </w:tr>
      <w:tr w:rsidR="00587E51" w14:paraId="73D1D178" w14:textId="77777777" w:rsidTr="00506B36">
        <w:tc>
          <w:tcPr>
            <w:tcW w:w="828" w:type="dxa"/>
          </w:tcPr>
          <w:p w14:paraId="430C75A3" w14:textId="77777777" w:rsidR="00587E51" w:rsidRDefault="00587E51" w:rsidP="00506B36">
            <w:r>
              <w:t>1</w:t>
            </w:r>
          </w:p>
        </w:tc>
        <w:tc>
          <w:tcPr>
            <w:tcW w:w="2153" w:type="dxa"/>
          </w:tcPr>
          <w:p w14:paraId="5009B745" w14:textId="77777777" w:rsidR="00587E51" w:rsidRDefault="00587E51" w:rsidP="00506B36">
            <w:r>
              <w:t>0x0</w:t>
            </w:r>
            <w:r w:rsidR="002D06BF">
              <w:t>2</w:t>
            </w:r>
          </w:p>
        </w:tc>
        <w:tc>
          <w:tcPr>
            <w:tcW w:w="1568" w:type="dxa"/>
          </w:tcPr>
          <w:p w14:paraId="1FC8AFBB" w14:textId="77777777" w:rsidR="00587E51" w:rsidRDefault="00587E51" w:rsidP="00506B36">
            <w:r>
              <w:t>uint8_t</w:t>
            </w:r>
          </w:p>
        </w:tc>
        <w:tc>
          <w:tcPr>
            <w:tcW w:w="1002" w:type="dxa"/>
          </w:tcPr>
          <w:p w14:paraId="710A4E5B" w14:textId="77777777" w:rsidR="00587E51" w:rsidRDefault="00587E51" w:rsidP="00506B36">
            <w:r>
              <w:t>1</w:t>
            </w:r>
          </w:p>
        </w:tc>
        <w:tc>
          <w:tcPr>
            <w:tcW w:w="3968" w:type="dxa"/>
          </w:tcPr>
          <w:p w14:paraId="336CE674" w14:textId="77777777" w:rsidR="00587E51" w:rsidRDefault="00587E51" w:rsidP="00506B36">
            <w:r>
              <w:t>Message id</w:t>
            </w:r>
          </w:p>
        </w:tc>
      </w:tr>
      <w:tr w:rsidR="00587E51" w14:paraId="5EC59F83" w14:textId="77777777" w:rsidTr="00506B36">
        <w:tc>
          <w:tcPr>
            <w:tcW w:w="828" w:type="dxa"/>
          </w:tcPr>
          <w:p w14:paraId="535DE6EC" w14:textId="77777777" w:rsidR="00587E51" w:rsidRDefault="00587E51" w:rsidP="00506B36">
            <w:r>
              <w:lastRenderedPageBreak/>
              <w:t>2</w:t>
            </w:r>
          </w:p>
        </w:tc>
        <w:tc>
          <w:tcPr>
            <w:tcW w:w="2153" w:type="dxa"/>
          </w:tcPr>
          <w:p w14:paraId="5470CF2A" w14:textId="77777777" w:rsidR="00587E51" w:rsidRDefault="002D06BF" w:rsidP="00506B36">
            <w:r>
              <w:t>State</w:t>
            </w:r>
          </w:p>
        </w:tc>
        <w:tc>
          <w:tcPr>
            <w:tcW w:w="1568" w:type="dxa"/>
          </w:tcPr>
          <w:p w14:paraId="06C85986" w14:textId="77777777" w:rsidR="00587E51" w:rsidRDefault="00587E51" w:rsidP="00506B36">
            <w:r>
              <w:t>uint8_t</w:t>
            </w:r>
          </w:p>
        </w:tc>
        <w:tc>
          <w:tcPr>
            <w:tcW w:w="1002" w:type="dxa"/>
          </w:tcPr>
          <w:p w14:paraId="4F1F264C" w14:textId="77777777" w:rsidR="00587E51" w:rsidRDefault="00587E51" w:rsidP="00506B36">
            <w:r>
              <w:t>1</w:t>
            </w:r>
          </w:p>
        </w:tc>
        <w:tc>
          <w:tcPr>
            <w:tcW w:w="3968" w:type="dxa"/>
          </w:tcPr>
          <w:p w14:paraId="790D096C" w14:textId="77777777" w:rsidR="00587E51" w:rsidRDefault="002D06BF" w:rsidP="00506B36">
            <w:r>
              <w:t>0: Motor Idle</w:t>
            </w:r>
          </w:p>
          <w:p w14:paraId="042F6FF2" w14:textId="77777777" w:rsidR="002D06BF" w:rsidRDefault="002D06BF" w:rsidP="00506B36">
            <w:r>
              <w:t>1: Motor running repeating pattern</w:t>
            </w:r>
          </w:p>
          <w:p w14:paraId="2AE64632" w14:textId="77777777" w:rsidR="002D06BF" w:rsidRDefault="002D06BF" w:rsidP="00506B36">
            <w:r>
              <w:t>2: Motor running non-repeating pattern</w:t>
            </w:r>
          </w:p>
          <w:p w14:paraId="5F1FB73E" w14:textId="77777777" w:rsidR="002D06BF" w:rsidRDefault="002D06BF" w:rsidP="00506B36">
            <w:r>
              <w:t>3: Motor Error</w:t>
            </w:r>
          </w:p>
        </w:tc>
      </w:tr>
      <w:tr w:rsidR="00587E51" w14:paraId="45F34CE2" w14:textId="77777777" w:rsidTr="00506B36">
        <w:tc>
          <w:tcPr>
            <w:tcW w:w="828" w:type="dxa"/>
          </w:tcPr>
          <w:p w14:paraId="5E854432" w14:textId="77777777" w:rsidR="00587E51" w:rsidRDefault="00587E51" w:rsidP="00506B36">
            <w:r>
              <w:t>3</w:t>
            </w:r>
          </w:p>
        </w:tc>
        <w:tc>
          <w:tcPr>
            <w:tcW w:w="2153" w:type="dxa"/>
          </w:tcPr>
          <w:p w14:paraId="399629AD" w14:textId="77777777" w:rsidR="00587E51" w:rsidRDefault="002D06BF" w:rsidP="00506B36">
            <w:r>
              <w:t>Pattern Id</w:t>
            </w:r>
          </w:p>
        </w:tc>
        <w:tc>
          <w:tcPr>
            <w:tcW w:w="1568" w:type="dxa"/>
          </w:tcPr>
          <w:p w14:paraId="50C9A0D2" w14:textId="77777777" w:rsidR="00587E51" w:rsidRDefault="00587E51" w:rsidP="00506B36">
            <w:r>
              <w:t>uint8_t</w:t>
            </w:r>
          </w:p>
        </w:tc>
        <w:tc>
          <w:tcPr>
            <w:tcW w:w="1002" w:type="dxa"/>
          </w:tcPr>
          <w:p w14:paraId="622B835C" w14:textId="77777777" w:rsidR="00587E51" w:rsidRDefault="00587E51" w:rsidP="00506B36">
            <w:r>
              <w:t>1</w:t>
            </w:r>
          </w:p>
        </w:tc>
        <w:tc>
          <w:tcPr>
            <w:tcW w:w="3968" w:type="dxa"/>
          </w:tcPr>
          <w:p w14:paraId="3A5B4FEA" w14:textId="77777777" w:rsidR="002D06BF" w:rsidRDefault="002D06BF" w:rsidP="002D06BF">
            <w:r>
              <w:t>Pattern Identifier of the pattern currently being executed.</w:t>
            </w:r>
            <w:r>
              <w:br/>
              <w:t>The value 0x00 indicates that Motor is idle or in error state.</w:t>
            </w:r>
          </w:p>
          <w:p w14:paraId="5C15A8A3" w14:textId="77777777" w:rsidR="00587E51" w:rsidRDefault="002D06BF" w:rsidP="002D06BF">
            <w:r>
              <w:t xml:space="preserve">The value 0xFF indicates that Motor is running a Pattern dictated by the Server itself (e.g. set via </w:t>
            </w:r>
            <w:proofErr w:type="gramStart"/>
            <w:r>
              <w:t>push-buttons</w:t>
            </w:r>
            <w:proofErr w:type="gramEnd"/>
            <w:r>
              <w:t xml:space="preserve"> on an EMW).</w:t>
            </w:r>
          </w:p>
        </w:tc>
      </w:tr>
      <w:tr w:rsidR="00AF06AE" w14:paraId="79BD5C21" w14:textId="77777777" w:rsidTr="00506B36">
        <w:tc>
          <w:tcPr>
            <w:tcW w:w="828" w:type="dxa"/>
          </w:tcPr>
          <w:p w14:paraId="21D94183" w14:textId="77777777" w:rsidR="00AF06AE" w:rsidRDefault="00AF06AE" w:rsidP="00506B36">
            <w:r>
              <w:t>4</w:t>
            </w:r>
          </w:p>
        </w:tc>
        <w:tc>
          <w:tcPr>
            <w:tcW w:w="2153" w:type="dxa"/>
          </w:tcPr>
          <w:p w14:paraId="26B2F60A" w14:textId="77777777" w:rsidR="00AF06AE" w:rsidRDefault="00AF06AE" w:rsidP="00506B36">
            <w:r>
              <w:t>Main Intensity Control (MIC)</w:t>
            </w:r>
          </w:p>
        </w:tc>
        <w:tc>
          <w:tcPr>
            <w:tcW w:w="1568" w:type="dxa"/>
          </w:tcPr>
          <w:p w14:paraId="3A95A0FE" w14:textId="77777777" w:rsidR="00AF06AE" w:rsidRDefault="00AF06AE" w:rsidP="00506B36">
            <w:r>
              <w:t>uint8_t</w:t>
            </w:r>
          </w:p>
        </w:tc>
        <w:tc>
          <w:tcPr>
            <w:tcW w:w="1002" w:type="dxa"/>
          </w:tcPr>
          <w:p w14:paraId="194E156E" w14:textId="77777777" w:rsidR="00AF06AE" w:rsidRDefault="00AF06AE" w:rsidP="00506B36">
            <w:r>
              <w:t>1</w:t>
            </w:r>
          </w:p>
        </w:tc>
        <w:tc>
          <w:tcPr>
            <w:tcW w:w="3968" w:type="dxa"/>
          </w:tcPr>
          <w:p w14:paraId="6398D8AD" w14:textId="0B9AD94A" w:rsidR="00AF06AE" w:rsidRDefault="00AF06AE" w:rsidP="005C3BB4">
            <w:r>
              <w:t>The overall intensity, in percentage 0-100 %, at which the current pattern is being executed.</w:t>
            </w:r>
            <w:r w:rsidR="000E7D44">
              <w:t xml:space="preserve"> See Section </w:t>
            </w:r>
            <w:r w:rsidR="000E7D44">
              <w:fldChar w:fldCharType="begin"/>
            </w:r>
            <w:r w:rsidR="000E7D44">
              <w:instrText xml:space="preserve"> REF _Ref410126252 \r \h </w:instrText>
            </w:r>
            <w:r w:rsidR="000E7D44">
              <w:fldChar w:fldCharType="separate"/>
            </w:r>
            <w:r w:rsidR="00F2458C">
              <w:t>3.2.2.5</w:t>
            </w:r>
            <w:r w:rsidR="000E7D44">
              <w:fldChar w:fldCharType="end"/>
            </w:r>
            <w:r w:rsidR="000E7D44">
              <w:t>.</w:t>
            </w:r>
          </w:p>
        </w:tc>
      </w:tr>
    </w:tbl>
    <w:p w14:paraId="708464C8" w14:textId="77777777" w:rsidR="00587E51" w:rsidRDefault="00587E51" w:rsidP="00587E51">
      <w:pPr>
        <w:pStyle w:val="BodyText"/>
      </w:pPr>
    </w:p>
    <w:p w14:paraId="221B442B" w14:textId="77777777" w:rsidR="00CC5E90" w:rsidRDefault="00CC5E90" w:rsidP="000A17C7">
      <w:pPr>
        <w:pStyle w:val="Heading4"/>
      </w:pPr>
      <w:proofErr w:type="spellStart"/>
      <w:r>
        <w:t>Motor.ErrorEvent</w:t>
      </w:r>
      <w:proofErr w:type="spellEnd"/>
    </w:p>
    <w:p w14:paraId="0B12F4AD" w14:textId="77777777" w:rsidR="00CC5E90" w:rsidRDefault="00CC5E90" w:rsidP="00CC5E90">
      <w:r>
        <w:t xml:space="preserve">This notification is </w:t>
      </w:r>
      <w:proofErr w:type="gramStart"/>
      <w:r>
        <w:t>send</w:t>
      </w:r>
      <w:proofErr w:type="gramEnd"/>
      <w:r>
        <w:t xml:space="preserve"> from the Server to the Client to indicate that an error has </w:t>
      </w:r>
      <w:r w:rsidR="00372174">
        <w:t>occurred</w:t>
      </w:r>
      <w:r>
        <w:t>.</w:t>
      </w:r>
    </w:p>
    <w:p w14:paraId="71413629" w14:textId="77777777" w:rsidR="00CC5E90" w:rsidRPr="0057067E" w:rsidRDefault="00CC5E90" w:rsidP="00CC5E90"/>
    <w:tbl>
      <w:tblPr>
        <w:tblStyle w:val="TableGrid"/>
        <w:tblW w:w="0" w:type="auto"/>
        <w:tblInd w:w="108" w:type="dxa"/>
        <w:tblLook w:val="04A0" w:firstRow="1" w:lastRow="0" w:firstColumn="1" w:lastColumn="0" w:noHBand="0" w:noVBand="1"/>
      </w:tblPr>
      <w:tblGrid>
        <w:gridCol w:w="828"/>
        <w:gridCol w:w="2153"/>
        <w:gridCol w:w="1568"/>
        <w:gridCol w:w="1002"/>
        <w:gridCol w:w="3968"/>
      </w:tblGrid>
      <w:tr w:rsidR="00CC5E90" w14:paraId="11706EBC" w14:textId="77777777" w:rsidTr="00506B36">
        <w:tc>
          <w:tcPr>
            <w:tcW w:w="828" w:type="dxa"/>
          </w:tcPr>
          <w:p w14:paraId="6DC7AE44" w14:textId="77777777" w:rsidR="00CC5E90" w:rsidRPr="000D3618" w:rsidRDefault="00CC5E90" w:rsidP="00506B36">
            <w:pPr>
              <w:rPr>
                <w:b/>
              </w:rPr>
            </w:pPr>
            <w:r>
              <w:rPr>
                <w:b/>
              </w:rPr>
              <w:t>Byte Pos</w:t>
            </w:r>
          </w:p>
        </w:tc>
        <w:tc>
          <w:tcPr>
            <w:tcW w:w="2153" w:type="dxa"/>
          </w:tcPr>
          <w:p w14:paraId="20754BC9" w14:textId="77777777" w:rsidR="00CC5E90" w:rsidRPr="000D3618" w:rsidRDefault="00CC5E90" w:rsidP="00506B36">
            <w:pPr>
              <w:rPr>
                <w:b/>
              </w:rPr>
            </w:pPr>
            <w:r w:rsidRPr="000D3618">
              <w:rPr>
                <w:b/>
              </w:rPr>
              <w:t>Data</w:t>
            </w:r>
          </w:p>
        </w:tc>
        <w:tc>
          <w:tcPr>
            <w:tcW w:w="1568" w:type="dxa"/>
          </w:tcPr>
          <w:p w14:paraId="4EE912D8" w14:textId="77777777" w:rsidR="00CC5E90" w:rsidRDefault="00CC5E90" w:rsidP="00506B36">
            <w:pPr>
              <w:rPr>
                <w:b/>
              </w:rPr>
            </w:pPr>
            <w:r>
              <w:rPr>
                <w:b/>
              </w:rPr>
              <w:t>Type</w:t>
            </w:r>
          </w:p>
        </w:tc>
        <w:tc>
          <w:tcPr>
            <w:tcW w:w="1002" w:type="dxa"/>
          </w:tcPr>
          <w:p w14:paraId="5E84C47B" w14:textId="77777777" w:rsidR="00CC5E90" w:rsidRPr="000D3618" w:rsidRDefault="00CC5E90" w:rsidP="00506B36">
            <w:pPr>
              <w:rPr>
                <w:b/>
              </w:rPr>
            </w:pPr>
            <w:r>
              <w:rPr>
                <w:b/>
              </w:rPr>
              <w:t>Byte Length</w:t>
            </w:r>
          </w:p>
        </w:tc>
        <w:tc>
          <w:tcPr>
            <w:tcW w:w="3968" w:type="dxa"/>
          </w:tcPr>
          <w:p w14:paraId="26727E9F" w14:textId="77777777" w:rsidR="00CC5E90" w:rsidRPr="000D3618" w:rsidRDefault="00CC5E90" w:rsidP="00506B36">
            <w:pPr>
              <w:rPr>
                <w:b/>
              </w:rPr>
            </w:pPr>
            <w:r w:rsidRPr="000D3618">
              <w:rPr>
                <w:b/>
              </w:rPr>
              <w:t>Description</w:t>
            </w:r>
          </w:p>
        </w:tc>
      </w:tr>
      <w:tr w:rsidR="00CC5E90" w14:paraId="4478A83F" w14:textId="77777777" w:rsidTr="00506B36">
        <w:tc>
          <w:tcPr>
            <w:tcW w:w="828" w:type="dxa"/>
          </w:tcPr>
          <w:p w14:paraId="2154D507" w14:textId="77777777" w:rsidR="00CC5E90" w:rsidRDefault="00CC5E90" w:rsidP="00506B36">
            <w:r>
              <w:t>0</w:t>
            </w:r>
          </w:p>
        </w:tc>
        <w:tc>
          <w:tcPr>
            <w:tcW w:w="2153" w:type="dxa"/>
          </w:tcPr>
          <w:p w14:paraId="4E7D1FE5" w14:textId="77777777" w:rsidR="00CC5E90" w:rsidRDefault="00CC5E90" w:rsidP="00506B36">
            <w:r>
              <w:t>0x01</w:t>
            </w:r>
          </w:p>
        </w:tc>
        <w:tc>
          <w:tcPr>
            <w:tcW w:w="1568" w:type="dxa"/>
          </w:tcPr>
          <w:p w14:paraId="313D706E" w14:textId="77777777" w:rsidR="00CC5E90" w:rsidRDefault="00CC5E90" w:rsidP="00506B36">
            <w:r>
              <w:t>uint8_t</w:t>
            </w:r>
          </w:p>
        </w:tc>
        <w:tc>
          <w:tcPr>
            <w:tcW w:w="1002" w:type="dxa"/>
          </w:tcPr>
          <w:p w14:paraId="1D0EF671" w14:textId="77777777" w:rsidR="00CC5E90" w:rsidRDefault="00CC5E90" w:rsidP="00506B36">
            <w:r>
              <w:t>1</w:t>
            </w:r>
          </w:p>
        </w:tc>
        <w:tc>
          <w:tcPr>
            <w:tcW w:w="3968" w:type="dxa"/>
          </w:tcPr>
          <w:p w14:paraId="621115A8" w14:textId="77777777" w:rsidR="00CC5E90" w:rsidRDefault="00CC5E90" w:rsidP="00506B36">
            <w:r>
              <w:t>Module id</w:t>
            </w:r>
          </w:p>
        </w:tc>
      </w:tr>
      <w:tr w:rsidR="00CC5E90" w14:paraId="2489C7B0" w14:textId="77777777" w:rsidTr="00506B36">
        <w:tc>
          <w:tcPr>
            <w:tcW w:w="828" w:type="dxa"/>
          </w:tcPr>
          <w:p w14:paraId="63DB4709" w14:textId="77777777" w:rsidR="00CC5E90" w:rsidRDefault="00CC5E90" w:rsidP="00506B36">
            <w:r>
              <w:t>1</w:t>
            </w:r>
          </w:p>
        </w:tc>
        <w:tc>
          <w:tcPr>
            <w:tcW w:w="2153" w:type="dxa"/>
          </w:tcPr>
          <w:p w14:paraId="6E410F6A" w14:textId="77777777" w:rsidR="00CC5E90" w:rsidRDefault="00CC5E90" w:rsidP="00506B36">
            <w:r>
              <w:t>0x0</w:t>
            </w:r>
            <w:r w:rsidR="00372174">
              <w:t>3</w:t>
            </w:r>
          </w:p>
        </w:tc>
        <w:tc>
          <w:tcPr>
            <w:tcW w:w="1568" w:type="dxa"/>
          </w:tcPr>
          <w:p w14:paraId="50F94BF8" w14:textId="77777777" w:rsidR="00CC5E90" w:rsidRDefault="00CC5E90" w:rsidP="00506B36">
            <w:r>
              <w:t>uint8_t</w:t>
            </w:r>
          </w:p>
        </w:tc>
        <w:tc>
          <w:tcPr>
            <w:tcW w:w="1002" w:type="dxa"/>
          </w:tcPr>
          <w:p w14:paraId="06E449AE" w14:textId="77777777" w:rsidR="00CC5E90" w:rsidRDefault="00CC5E90" w:rsidP="00506B36">
            <w:r>
              <w:t>1</w:t>
            </w:r>
          </w:p>
        </w:tc>
        <w:tc>
          <w:tcPr>
            <w:tcW w:w="3968" w:type="dxa"/>
          </w:tcPr>
          <w:p w14:paraId="7EEB50DA" w14:textId="77777777" w:rsidR="00CC5E90" w:rsidRDefault="00CC5E90" w:rsidP="00506B36">
            <w:r>
              <w:t>Message id</w:t>
            </w:r>
          </w:p>
        </w:tc>
      </w:tr>
      <w:tr w:rsidR="00372174" w14:paraId="6C384639" w14:textId="77777777" w:rsidTr="00506B36">
        <w:tc>
          <w:tcPr>
            <w:tcW w:w="828" w:type="dxa"/>
          </w:tcPr>
          <w:p w14:paraId="54BE7497" w14:textId="77777777" w:rsidR="00372174" w:rsidRDefault="00372174" w:rsidP="00372174">
            <w:r>
              <w:t>2</w:t>
            </w:r>
          </w:p>
        </w:tc>
        <w:tc>
          <w:tcPr>
            <w:tcW w:w="2153" w:type="dxa"/>
          </w:tcPr>
          <w:p w14:paraId="298BB3E7" w14:textId="77777777" w:rsidR="00372174" w:rsidRDefault="00372174" w:rsidP="00372174">
            <w:proofErr w:type="spellStart"/>
            <w:r>
              <w:t>Errorcode</w:t>
            </w:r>
            <w:proofErr w:type="spellEnd"/>
          </w:p>
        </w:tc>
        <w:tc>
          <w:tcPr>
            <w:tcW w:w="1568" w:type="dxa"/>
          </w:tcPr>
          <w:p w14:paraId="6F815FBC" w14:textId="77777777" w:rsidR="00372174" w:rsidRDefault="00372174" w:rsidP="00372174">
            <w:r>
              <w:t>uint8_t</w:t>
            </w:r>
          </w:p>
        </w:tc>
        <w:tc>
          <w:tcPr>
            <w:tcW w:w="1002" w:type="dxa"/>
          </w:tcPr>
          <w:p w14:paraId="51429FB0" w14:textId="77777777" w:rsidR="00372174" w:rsidRDefault="00372174" w:rsidP="00372174">
            <w:r>
              <w:t>1</w:t>
            </w:r>
          </w:p>
        </w:tc>
        <w:tc>
          <w:tcPr>
            <w:tcW w:w="3968" w:type="dxa"/>
          </w:tcPr>
          <w:p w14:paraId="03F50E77" w14:textId="77777777" w:rsidR="00372174" w:rsidRDefault="00372174" w:rsidP="00372174">
            <w:r>
              <w:t xml:space="preserve">1: </w:t>
            </w:r>
            <w:r w:rsidR="006479DF">
              <w:t>Motor Error</w:t>
            </w:r>
          </w:p>
          <w:p w14:paraId="6B389171" w14:textId="77777777" w:rsidR="006479DF" w:rsidRDefault="00BF2DF2" w:rsidP="00372174">
            <w:r>
              <w:t xml:space="preserve">2: </w:t>
            </w:r>
            <w:r w:rsidR="006479DF">
              <w:t>Communication Error</w:t>
            </w:r>
          </w:p>
          <w:p w14:paraId="74308E50" w14:textId="77777777" w:rsidR="00BF2DF2" w:rsidRDefault="006479DF" w:rsidP="00372174">
            <w:r>
              <w:t xml:space="preserve">3: </w:t>
            </w:r>
            <w:r w:rsidR="00BF2DF2">
              <w:t>…</w:t>
            </w:r>
          </w:p>
          <w:p w14:paraId="05D0936B" w14:textId="77777777" w:rsidR="00372174" w:rsidRDefault="00BF2DF2" w:rsidP="00372174">
            <w:r>
              <w:t>.</w:t>
            </w:r>
          </w:p>
          <w:p w14:paraId="2DB42931" w14:textId="77777777" w:rsidR="00BF2DF2" w:rsidRDefault="00BF2DF2" w:rsidP="00372174">
            <w:r>
              <w:t>.</w:t>
            </w:r>
          </w:p>
          <w:p w14:paraId="739D14EA" w14:textId="77777777" w:rsidR="00BF2DF2" w:rsidRDefault="00BF2DF2" w:rsidP="00372174">
            <w:r>
              <w:t>This list can be expanded</w:t>
            </w:r>
          </w:p>
        </w:tc>
      </w:tr>
    </w:tbl>
    <w:p w14:paraId="45EAE43B" w14:textId="77777777" w:rsidR="000576F0" w:rsidRDefault="000576F0" w:rsidP="000576F0">
      <w:pPr>
        <w:pStyle w:val="BodyText"/>
      </w:pPr>
    </w:p>
    <w:p w14:paraId="5F427815" w14:textId="77777777" w:rsidR="002348FE" w:rsidRDefault="002348FE" w:rsidP="002348FE">
      <w:pPr>
        <w:pStyle w:val="Heading4"/>
        <w:numPr>
          <w:ilvl w:val="3"/>
          <w:numId w:val="4"/>
        </w:numPr>
      </w:pPr>
      <w:bookmarkStart w:id="82" w:name="_Ref410126252"/>
      <w:proofErr w:type="spellStart"/>
      <w:r>
        <w:t>Motor.MainIntensityControl</w:t>
      </w:r>
      <w:bookmarkEnd w:id="82"/>
      <w:proofErr w:type="spellEnd"/>
    </w:p>
    <w:p w14:paraId="1405B6DE" w14:textId="77777777" w:rsidR="002348FE" w:rsidRDefault="002348FE" w:rsidP="002348FE">
      <w:r>
        <w:t xml:space="preserve">This notification is </w:t>
      </w:r>
      <w:proofErr w:type="gramStart"/>
      <w:r>
        <w:t>send</w:t>
      </w:r>
      <w:proofErr w:type="gramEnd"/>
      <w:r>
        <w:t xml:space="preserve"> from the Client to the Server to adjust the Main Intensity Control (MIC).</w:t>
      </w:r>
    </w:p>
    <w:p w14:paraId="3A451214" w14:textId="77777777" w:rsidR="002348FE" w:rsidRPr="0057067E" w:rsidRDefault="002348FE" w:rsidP="002348FE"/>
    <w:tbl>
      <w:tblPr>
        <w:tblStyle w:val="TableGrid"/>
        <w:tblW w:w="0" w:type="auto"/>
        <w:tblInd w:w="108" w:type="dxa"/>
        <w:tblLook w:val="04A0" w:firstRow="1" w:lastRow="0" w:firstColumn="1" w:lastColumn="0" w:noHBand="0" w:noVBand="1"/>
      </w:tblPr>
      <w:tblGrid>
        <w:gridCol w:w="828"/>
        <w:gridCol w:w="2153"/>
        <w:gridCol w:w="1568"/>
        <w:gridCol w:w="1002"/>
        <w:gridCol w:w="3968"/>
      </w:tblGrid>
      <w:tr w:rsidR="002348FE" w14:paraId="635B5CC1" w14:textId="77777777" w:rsidTr="005C3BB4">
        <w:tc>
          <w:tcPr>
            <w:tcW w:w="828" w:type="dxa"/>
          </w:tcPr>
          <w:p w14:paraId="06D36249" w14:textId="77777777" w:rsidR="002348FE" w:rsidRPr="000D3618" w:rsidRDefault="002348FE" w:rsidP="005C3BB4">
            <w:pPr>
              <w:rPr>
                <w:b/>
              </w:rPr>
            </w:pPr>
            <w:r>
              <w:rPr>
                <w:b/>
              </w:rPr>
              <w:t>Byte Pos</w:t>
            </w:r>
          </w:p>
        </w:tc>
        <w:tc>
          <w:tcPr>
            <w:tcW w:w="2153" w:type="dxa"/>
          </w:tcPr>
          <w:p w14:paraId="766E35E6" w14:textId="77777777" w:rsidR="002348FE" w:rsidRPr="000D3618" w:rsidRDefault="002348FE" w:rsidP="005C3BB4">
            <w:pPr>
              <w:rPr>
                <w:b/>
              </w:rPr>
            </w:pPr>
            <w:r w:rsidRPr="000D3618">
              <w:rPr>
                <w:b/>
              </w:rPr>
              <w:t>Data</w:t>
            </w:r>
          </w:p>
        </w:tc>
        <w:tc>
          <w:tcPr>
            <w:tcW w:w="1568" w:type="dxa"/>
          </w:tcPr>
          <w:p w14:paraId="7D16BF46" w14:textId="77777777" w:rsidR="002348FE" w:rsidRDefault="002348FE" w:rsidP="005C3BB4">
            <w:pPr>
              <w:rPr>
                <w:b/>
              </w:rPr>
            </w:pPr>
            <w:r>
              <w:rPr>
                <w:b/>
              </w:rPr>
              <w:t>Type</w:t>
            </w:r>
          </w:p>
        </w:tc>
        <w:tc>
          <w:tcPr>
            <w:tcW w:w="1002" w:type="dxa"/>
          </w:tcPr>
          <w:p w14:paraId="6CB4D10B" w14:textId="77777777" w:rsidR="002348FE" w:rsidRPr="000D3618" w:rsidRDefault="002348FE" w:rsidP="005C3BB4">
            <w:pPr>
              <w:rPr>
                <w:b/>
              </w:rPr>
            </w:pPr>
            <w:r>
              <w:rPr>
                <w:b/>
              </w:rPr>
              <w:t>Byte Length</w:t>
            </w:r>
          </w:p>
        </w:tc>
        <w:tc>
          <w:tcPr>
            <w:tcW w:w="3968" w:type="dxa"/>
          </w:tcPr>
          <w:p w14:paraId="6FC4937F" w14:textId="77777777" w:rsidR="002348FE" w:rsidRPr="000D3618" w:rsidRDefault="002348FE" w:rsidP="005C3BB4">
            <w:pPr>
              <w:rPr>
                <w:b/>
              </w:rPr>
            </w:pPr>
            <w:r w:rsidRPr="000D3618">
              <w:rPr>
                <w:b/>
              </w:rPr>
              <w:t>Description</w:t>
            </w:r>
          </w:p>
        </w:tc>
      </w:tr>
      <w:tr w:rsidR="002348FE" w14:paraId="62B6B457" w14:textId="77777777" w:rsidTr="005C3BB4">
        <w:tc>
          <w:tcPr>
            <w:tcW w:w="828" w:type="dxa"/>
          </w:tcPr>
          <w:p w14:paraId="43024E6D" w14:textId="77777777" w:rsidR="002348FE" w:rsidRDefault="002348FE" w:rsidP="005C3BB4">
            <w:r>
              <w:t>0</w:t>
            </w:r>
          </w:p>
        </w:tc>
        <w:tc>
          <w:tcPr>
            <w:tcW w:w="2153" w:type="dxa"/>
          </w:tcPr>
          <w:p w14:paraId="4A877E2B" w14:textId="77777777" w:rsidR="002348FE" w:rsidRDefault="002348FE" w:rsidP="005C3BB4">
            <w:r>
              <w:t>0x01</w:t>
            </w:r>
          </w:p>
        </w:tc>
        <w:tc>
          <w:tcPr>
            <w:tcW w:w="1568" w:type="dxa"/>
          </w:tcPr>
          <w:p w14:paraId="4B0017E7" w14:textId="77777777" w:rsidR="002348FE" w:rsidRDefault="002348FE" w:rsidP="005C3BB4">
            <w:r>
              <w:t>uint8_t</w:t>
            </w:r>
          </w:p>
        </w:tc>
        <w:tc>
          <w:tcPr>
            <w:tcW w:w="1002" w:type="dxa"/>
          </w:tcPr>
          <w:p w14:paraId="5DA1E26A" w14:textId="77777777" w:rsidR="002348FE" w:rsidRDefault="002348FE" w:rsidP="005C3BB4">
            <w:r>
              <w:t>1</w:t>
            </w:r>
          </w:p>
        </w:tc>
        <w:tc>
          <w:tcPr>
            <w:tcW w:w="3968" w:type="dxa"/>
          </w:tcPr>
          <w:p w14:paraId="2677F31F" w14:textId="77777777" w:rsidR="002348FE" w:rsidRDefault="002348FE" w:rsidP="005C3BB4">
            <w:r>
              <w:t>Module id</w:t>
            </w:r>
          </w:p>
        </w:tc>
      </w:tr>
      <w:tr w:rsidR="002348FE" w14:paraId="70341474" w14:textId="77777777" w:rsidTr="005C3BB4">
        <w:tc>
          <w:tcPr>
            <w:tcW w:w="828" w:type="dxa"/>
          </w:tcPr>
          <w:p w14:paraId="163163C5" w14:textId="77777777" w:rsidR="002348FE" w:rsidRDefault="002348FE" w:rsidP="005C3BB4">
            <w:r>
              <w:t>1</w:t>
            </w:r>
          </w:p>
        </w:tc>
        <w:tc>
          <w:tcPr>
            <w:tcW w:w="2153" w:type="dxa"/>
          </w:tcPr>
          <w:p w14:paraId="7FCD4132" w14:textId="77777777" w:rsidR="002348FE" w:rsidRDefault="002348FE" w:rsidP="005C3BB4">
            <w:r>
              <w:t>0x04</w:t>
            </w:r>
          </w:p>
        </w:tc>
        <w:tc>
          <w:tcPr>
            <w:tcW w:w="1568" w:type="dxa"/>
          </w:tcPr>
          <w:p w14:paraId="004B2A0E" w14:textId="77777777" w:rsidR="002348FE" w:rsidRDefault="002348FE" w:rsidP="005C3BB4">
            <w:r>
              <w:t>uint8_t</w:t>
            </w:r>
          </w:p>
        </w:tc>
        <w:tc>
          <w:tcPr>
            <w:tcW w:w="1002" w:type="dxa"/>
          </w:tcPr>
          <w:p w14:paraId="5E991D8C" w14:textId="77777777" w:rsidR="002348FE" w:rsidRDefault="002348FE" w:rsidP="005C3BB4">
            <w:r>
              <w:t>1</w:t>
            </w:r>
          </w:p>
        </w:tc>
        <w:tc>
          <w:tcPr>
            <w:tcW w:w="3968" w:type="dxa"/>
          </w:tcPr>
          <w:p w14:paraId="330F621F" w14:textId="77777777" w:rsidR="002348FE" w:rsidRDefault="002348FE" w:rsidP="005C3BB4">
            <w:r>
              <w:t>Message id</w:t>
            </w:r>
          </w:p>
        </w:tc>
      </w:tr>
      <w:tr w:rsidR="002348FE" w14:paraId="4556E5FD" w14:textId="77777777" w:rsidTr="005C3BB4">
        <w:tc>
          <w:tcPr>
            <w:tcW w:w="828" w:type="dxa"/>
          </w:tcPr>
          <w:p w14:paraId="19019423" w14:textId="77777777" w:rsidR="002348FE" w:rsidRDefault="002348FE" w:rsidP="005C3BB4">
            <w:r>
              <w:t>2</w:t>
            </w:r>
          </w:p>
        </w:tc>
        <w:tc>
          <w:tcPr>
            <w:tcW w:w="2153" w:type="dxa"/>
          </w:tcPr>
          <w:p w14:paraId="6C9CCF10" w14:textId="77777777" w:rsidR="002348FE" w:rsidRDefault="002348FE" w:rsidP="005C3BB4">
            <w:r>
              <w:t>Main Intensity Control (MIC)</w:t>
            </w:r>
          </w:p>
        </w:tc>
        <w:tc>
          <w:tcPr>
            <w:tcW w:w="1568" w:type="dxa"/>
          </w:tcPr>
          <w:p w14:paraId="56C09C89" w14:textId="77777777" w:rsidR="002348FE" w:rsidRDefault="002348FE" w:rsidP="005C3BB4">
            <w:r>
              <w:t>uint8_t</w:t>
            </w:r>
          </w:p>
        </w:tc>
        <w:tc>
          <w:tcPr>
            <w:tcW w:w="1002" w:type="dxa"/>
          </w:tcPr>
          <w:p w14:paraId="36421A33" w14:textId="77777777" w:rsidR="002348FE" w:rsidRDefault="002348FE" w:rsidP="005C3BB4">
            <w:r>
              <w:t>1</w:t>
            </w:r>
          </w:p>
        </w:tc>
        <w:tc>
          <w:tcPr>
            <w:tcW w:w="3968" w:type="dxa"/>
          </w:tcPr>
          <w:p w14:paraId="20F3D59F" w14:textId="77777777" w:rsidR="002348FE" w:rsidRDefault="002348FE" w:rsidP="005C3BB4">
            <w:r>
              <w:t>The overall intensity, in percentage 0-100 %, at which the current pattern should be executed. A sort of “pre-gain” to the actual pattern.</w:t>
            </w:r>
          </w:p>
        </w:tc>
      </w:tr>
    </w:tbl>
    <w:p w14:paraId="31C201B7" w14:textId="77777777" w:rsidR="002348FE" w:rsidRDefault="002348FE" w:rsidP="000576F0">
      <w:pPr>
        <w:pStyle w:val="BodyText"/>
      </w:pPr>
    </w:p>
    <w:p w14:paraId="7AC8850C" w14:textId="77777777" w:rsidR="000576F0" w:rsidRDefault="005C3BB4" w:rsidP="00310E48">
      <w:pPr>
        <w:pStyle w:val="BodyText"/>
      </w:pPr>
      <w:r>
        <w:t xml:space="preserve">When processing a Motor Control </w:t>
      </w:r>
      <w:r w:rsidR="001B11B5">
        <w:t>Segment</w:t>
      </w:r>
      <w:r>
        <w:t xml:space="preserve"> (MCS) </w:t>
      </w:r>
      <w:r w:rsidR="001B11B5">
        <w:t>the actual intensity at which the motor should run is a multiplication of the MIC and MCS such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8486"/>
        <w:gridCol w:w="605"/>
      </w:tblGrid>
      <w:tr w:rsidR="00270458" w14:paraId="41D37539" w14:textId="77777777" w:rsidTr="006608EE">
        <w:tc>
          <w:tcPr>
            <w:tcW w:w="562" w:type="dxa"/>
          </w:tcPr>
          <w:p w14:paraId="79A506B5" w14:textId="77777777" w:rsidR="00270458" w:rsidRDefault="00270458" w:rsidP="00AE35B0">
            <w:pPr>
              <w:rPr>
                <w:rFonts w:cstheme="minorHAnsi"/>
              </w:rPr>
            </w:pPr>
          </w:p>
        </w:tc>
        <w:tc>
          <w:tcPr>
            <w:tcW w:w="8789" w:type="dxa"/>
            <w:vAlign w:val="center"/>
          </w:tcPr>
          <w:p w14:paraId="4AFF3694" w14:textId="77777777" w:rsidR="00270458" w:rsidRDefault="00270458" w:rsidP="00AE35B0">
            <w:pPr>
              <w:jc w:val="center"/>
              <w:rPr>
                <w:rFonts w:cstheme="minorHAnsi"/>
              </w:rPr>
            </w:pPr>
            <m:oMathPara>
              <m:oMath>
                <m:r>
                  <w:rPr>
                    <w:rFonts w:ascii="Cambria Math" w:hAnsi="Cambria Math"/>
                  </w:rPr>
                  <m:t>Motor Intensity(x)=MIC∙MCS(x)</m:t>
                </m:r>
                <m:r>
                  <m:rPr>
                    <m:sty m:val="p"/>
                  </m:rPr>
                  <w:rPr>
                    <w:rFonts w:ascii="Cambria Math" w:hAnsi="Cambria Math"/>
                  </w:rPr>
                  <m:t>,</m:t>
                </m:r>
              </m:oMath>
            </m:oMathPara>
          </w:p>
        </w:tc>
        <w:tc>
          <w:tcPr>
            <w:tcW w:w="611" w:type="dxa"/>
            <w:vAlign w:val="center"/>
          </w:tcPr>
          <w:p w14:paraId="3BDDAA1A" w14:textId="52FCC1A4" w:rsidR="00270458" w:rsidRDefault="00270458" w:rsidP="00AE35B0">
            <w:pPr>
              <w:jc w:val="right"/>
              <w:rPr>
                <w:rFonts w:cstheme="minorHAnsi"/>
              </w:rPr>
            </w:pPr>
            <w:r>
              <w:rPr>
                <w:rFonts w:cstheme="minorHAnsi"/>
              </w:rPr>
              <w:t>(</w:t>
            </w:r>
            <w:bookmarkStart w:id="83" w:name="Eq_MotorIntEqualMICmulMCS"/>
            <w:r>
              <w:rPr>
                <w:rFonts w:cstheme="minorHAnsi"/>
              </w:rPr>
              <w:fldChar w:fldCharType="begin"/>
            </w:r>
            <w:r>
              <w:rPr>
                <w:rFonts w:cstheme="minorHAnsi"/>
              </w:rPr>
              <w:instrText xml:space="preserve"> SEQ Eq \* MERGEFORMAT </w:instrText>
            </w:r>
            <w:r>
              <w:rPr>
                <w:rFonts w:cstheme="minorHAnsi"/>
              </w:rPr>
              <w:fldChar w:fldCharType="separate"/>
            </w:r>
            <w:r w:rsidR="00F2458C">
              <w:rPr>
                <w:rFonts w:cstheme="minorHAnsi"/>
                <w:noProof/>
              </w:rPr>
              <w:t>1</w:t>
            </w:r>
            <w:r>
              <w:rPr>
                <w:rFonts w:cstheme="minorHAnsi"/>
              </w:rPr>
              <w:fldChar w:fldCharType="end"/>
            </w:r>
            <w:bookmarkEnd w:id="83"/>
            <w:r>
              <w:rPr>
                <w:rFonts w:cstheme="minorHAnsi"/>
              </w:rPr>
              <w:t>)</w:t>
            </w:r>
          </w:p>
        </w:tc>
      </w:tr>
    </w:tbl>
    <w:p w14:paraId="6844D403" w14:textId="77777777" w:rsidR="001B11B5" w:rsidRDefault="001B11B5">
      <w:pPr>
        <w:pStyle w:val="BodyText"/>
      </w:pPr>
      <w:r>
        <w:t>where x is the motor segment number</w:t>
      </w:r>
      <w:r w:rsidR="00AE35B0">
        <w:t>.</w:t>
      </w:r>
    </w:p>
    <w:p w14:paraId="33865BCB" w14:textId="77777777" w:rsidR="00AE35B0" w:rsidRDefault="00AE35B0">
      <w:pPr>
        <w:pStyle w:val="BodyText"/>
      </w:pPr>
    </w:p>
    <w:p w14:paraId="447C5961" w14:textId="38D68C98" w:rsidR="00711EF0" w:rsidRDefault="00711EF0">
      <w:pPr>
        <w:pStyle w:val="BodyText"/>
      </w:pPr>
      <w:r>
        <w:t xml:space="preserve">As detailed in Section </w:t>
      </w:r>
      <w:r>
        <w:fldChar w:fldCharType="begin"/>
      </w:r>
      <w:r>
        <w:instrText xml:space="preserve"> REF _Ref411324305 \r \h </w:instrText>
      </w:r>
      <w:r>
        <w:fldChar w:fldCharType="separate"/>
      </w:r>
      <w:r w:rsidR="00F2458C">
        <w:t>3.2.2.1</w:t>
      </w:r>
      <w:r>
        <w:fldChar w:fldCharType="end"/>
      </w:r>
      <w:r>
        <w:t xml:space="preserve"> and </w:t>
      </w:r>
      <w:r>
        <w:fldChar w:fldCharType="begin"/>
      </w:r>
      <w:r>
        <w:instrText xml:space="preserve"> REF _Ref411324307 \r \h </w:instrText>
      </w:r>
      <w:r>
        <w:fldChar w:fldCharType="separate"/>
      </w:r>
      <w:r w:rsidR="00F2458C">
        <w:t>3.2.2.2</w:t>
      </w:r>
      <w:r>
        <w:fldChar w:fldCharType="end"/>
      </w:r>
      <w:r>
        <w:t>, a pattern can also request to set the MIC as part of the request to execute a pattern.</w:t>
      </w:r>
      <w:r>
        <w:br/>
        <w:t xml:space="preserve">The valid values for the MIC is listed in </w:t>
      </w:r>
    </w:p>
    <w:tbl>
      <w:tblPr>
        <w:tblStyle w:val="TableGrid"/>
        <w:tblW w:w="0" w:type="auto"/>
        <w:tblLook w:val="04A0" w:firstRow="1" w:lastRow="0" w:firstColumn="1" w:lastColumn="0" w:noHBand="0" w:noVBand="1"/>
      </w:tblPr>
      <w:tblGrid>
        <w:gridCol w:w="1127"/>
        <w:gridCol w:w="2385"/>
        <w:gridCol w:w="4604"/>
      </w:tblGrid>
      <w:tr w:rsidR="00711EF0" w14:paraId="61661F95" w14:textId="77777777" w:rsidTr="001F005C">
        <w:tc>
          <w:tcPr>
            <w:tcW w:w="3512" w:type="dxa"/>
            <w:gridSpan w:val="2"/>
            <w:shd w:val="clear" w:color="auto" w:fill="D9D9D9" w:themeFill="background1" w:themeFillShade="D9"/>
          </w:tcPr>
          <w:p w14:paraId="717DC7E2" w14:textId="77777777" w:rsidR="00711EF0" w:rsidRDefault="00711EF0" w:rsidP="001F005C">
            <w:pPr>
              <w:pStyle w:val="BodyText"/>
              <w:jc w:val="center"/>
            </w:pPr>
            <w:r>
              <w:t>Main Intensity Control</w:t>
            </w:r>
            <w:r w:rsidR="00B509EC">
              <w:t xml:space="preserve"> (MIC) </w:t>
            </w:r>
            <w:r>
              <w:t>Value</w:t>
            </w:r>
          </w:p>
        </w:tc>
        <w:tc>
          <w:tcPr>
            <w:tcW w:w="4604" w:type="dxa"/>
            <w:tcBorders>
              <w:bottom w:val="single" w:sz="4" w:space="0" w:color="auto"/>
            </w:tcBorders>
            <w:shd w:val="clear" w:color="auto" w:fill="D9D9D9" w:themeFill="background1" w:themeFillShade="D9"/>
          </w:tcPr>
          <w:p w14:paraId="016A2DA7" w14:textId="77777777" w:rsidR="00711EF0" w:rsidRDefault="00711EF0" w:rsidP="001F005C">
            <w:pPr>
              <w:pStyle w:val="BodyText"/>
              <w:jc w:val="center"/>
            </w:pPr>
            <w:r>
              <w:t>Description</w:t>
            </w:r>
          </w:p>
        </w:tc>
      </w:tr>
      <w:tr w:rsidR="008F5EC2" w14:paraId="59DEC36E" w14:textId="77777777" w:rsidTr="001F005C">
        <w:tc>
          <w:tcPr>
            <w:tcW w:w="1127" w:type="dxa"/>
          </w:tcPr>
          <w:p w14:paraId="25D66EA6" w14:textId="77777777" w:rsidR="008F5EC2" w:rsidRPr="001F005C" w:rsidRDefault="008F5EC2" w:rsidP="001F005C">
            <w:pPr>
              <w:pStyle w:val="BodyText"/>
              <w:jc w:val="center"/>
              <w:rPr>
                <w:color w:val="FF0000"/>
              </w:rPr>
            </w:pPr>
            <w:r>
              <w:t>Decimal</w:t>
            </w:r>
          </w:p>
        </w:tc>
        <w:tc>
          <w:tcPr>
            <w:tcW w:w="2385" w:type="dxa"/>
          </w:tcPr>
          <w:p w14:paraId="2E5F9B3D" w14:textId="77777777" w:rsidR="008F5EC2" w:rsidRDefault="008F5EC2" w:rsidP="001F005C">
            <w:pPr>
              <w:pStyle w:val="BodyText"/>
              <w:jc w:val="center"/>
            </w:pPr>
            <w:r>
              <w:t>Hexadecimal</w:t>
            </w:r>
          </w:p>
        </w:tc>
        <w:tc>
          <w:tcPr>
            <w:tcW w:w="4604" w:type="dxa"/>
            <w:tcBorders>
              <w:right w:val="nil"/>
            </w:tcBorders>
          </w:tcPr>
          <w:p w14:paraId="24D35132" w14:textId="77777777" w:rsidR="008F5EC2" w:rsidRDefault="008F5EC2">
            <w:pPr>
              <w:pStyle w:val="BodyText"/>
            </w:pPr>
          </w:p>
        </w:tc>
      </w:tr>
      <w:tr w:rsidR="00711EF0" w14:paraId="4DE4E0C4" w14:textId="77777777" w:rsidTr="001F005C">
        <w:tc>
          <w:tcPr>
            <w:tcW w:w="1127" w:type="dxa"/>
          </w:tcPr>
          <w:p w14:paraId="51FC2BC0" w14:textId="77777777" w:rsidR="00711EF0" w:rsidRDefault="00711EF0" w:rsidP="001F005C">
            <w:pPr>
              <w:pStyle w:val="BodyText"/>
              <w:jc w:val="center"/>
            </w:pPr>
            <w:r>
              <w:t>0-100</w:t>
            </w:r>
          </w:p>
        </w:tc>
        <w:tc>
          <w:tcPr>
            <w:tcW w:w="2385" w:type="dxa"/>
          </w:tcPr>
          <w:p w14:paraId="522747F4" w14:textId="77777777" w:rsidR="00711EF0" w:rsidRDefault="00711EF0" w:rsidP="001F005C">
            <w:pPr>
              <w:pStyle w:val="BodyText"/>
              <w:jc w:val="center"/>
            </w:pPr>
            <w:r>
              <w:t>0x00 - 0x64</w:t>
            </w:r>
          </w:p>
        </w:tc>
        <w:tc>
          <w:tcPr>
            <w:tcW w:w="4604" w:type="dxa"/>
          </w:tcPr>
          <w:p w14:paraId="4800485D" w14:textId="77777777" w:rsidR="00711EF0" w:rsidRDefault="00BB0F4F">
            <w:pPr>
              <w:pStyle w:val="BodyText"/>
            </w:pPr>
            <w:r>
              <w:t>Set the Motor Output Intensity to a percentage between 0 and 100 %</w:t>
            </w:r>
          </w:p>
        </w:tc>
      </w:tr>
      <w:tr w:rsidR="00711EF0" w14:paraId="0617A861" w14:textId="77777777" w:rsidTr="001F005C">
        <w:tc>
          <w:tcPr>
            <w:tcW w:w="1127" w:type="dxa"/>
          </w:tcPr>
          <w:p w14:paraId="608F95E5" w14:textId="77777777" w:rsidR="00711EF0" w:rsidRDefault="00711EF0" w:rsidP="001F005C">
            <w:pPr>
              <w:pStyle w:val="BodyText"/>
              <w:jc w:val="center"/>
            </w:pPr>
            <w:r>
              <w:t>238</w:t>
            </w:r>
          </w:p>
        </w:tc>
        <w:tc>
          <w:tcPr>
            <w:tcW w:w="2385" w:type="dxa"/>
          </w:tcPr>
          <w:p w14:paraId="7F765219" w14:textId="77777777" w:rsidR="00711EF0" w:rsidRDefault="00711EF0" w:rsidP="001F005C">
            <w:pPr>
              <w:pStyle w:val="BodyText"/>
              <w:jc w:val="center"/>
            </w:pPr>
            <w:r>
              <w:t>0xEE</w:t>
            </w:r>
          </w:p>
        </w:tc>
        <w:tc>
          <w:tcPr>
            <w:tcW w:w="4604" w:type="dxa"/>
          </w:tcPr>
          <w:p w14:paraId="79387619" w14:textId="77777777" w:rsidR="00711EF0" w:rsidRDefault="00BB0F4F">
            <w:pPr>
              <w:pStyle w:val="BodyText"/>
            </w:pPr>
            <w:r>
              <w:t>Set the Motor Output Intensity to 100 %, and the MIC cannot be changed during the execution of this pattern. This means that e.g. pressing a button on the Server to decrease the Intensity will not have any effect.</w:t>
            </w:r>
            <w:r>
              <w:br/>
              <w:t>The pattern execution will need to be stopped either via the Client (App) or on the Server (EMW) itself to stop this pattern.</w:t>
            </w:r>
          </w:p>
        </w:tc>
      </w:tr>
      <w:tr w:rsidR="00711EF0" w14:paraId="17CCE91D" w14:textId="77777777" w:rsidTr="001F005C">
        <w:tc>
          <w:tcPr>
            <w:tcW w:w="1127" w:type="dxa"/>
          </w:tcPr>
          <w:p w14:paraId="54A33820" w14:textId="77777777" w:rsidR="00711EF0" w:rsidRDefault="00711EF0" w:rsidP="001F005C">
            <w:pPr>
              <w:pStyle w:val="BodyText"/>
              <w:jc w:val="center"/>
            </w:pPr>
            <w:r>
              <w:t>255</w:t>
            </w:r>
          </w:p>
        </w:tc>
        <w:tc>
          <w:tcPr>
            <w:tcW w:w="2385" w:type="dxa"/>
          </w:tcPr>
          <w:p w14:paraId="14AD07E2" w14:textId="77777777" w:rsidR="00711EF0" w:rsidRDefault="00711EF0" w:rsidP="001F005C">
            <w:pPr>
              <w:pStyle w:val="BodyText"/>
              <w:jc w:val="center"/>
            </w:pPr>
            <w:r>
              <w:t>0xFF</w:t>
            </w:r>
          </w:p>
        </w:tc>
        <w:tc>
          <w:tcPr>
            <w:tcW w:w="4604" w:type="dxa"/>
          </w:tcPr>
          <w:p w14:paraId="4D141DED" w14:textId="77777777" w:rsidR="00711EF0" w:rsidRDefault="00BB0F4F">
            <w:pPr>
              <w:pStyle w:val="BodyText"/>
            </w:pPr>
            <w:r>
              <w:t>Leave the Motor Output Intensity unchanged (if it was currently 50 % it should still be 50% after receiving a MIC request of 0xFF</w:t>
            </w:r>
            <w:r w:rsidR="0017281E">
              <w:t>.</w:t>
            </w:r>
          </w:p>
        </w:tc>
      </w:tr>
    </w:tbl>
    <w:p w14:paraId="2B17B31C" w14:textId="77777777" w:rsidR="00711EF0" w:rsidRDefault="00711EF0">
      <w:pPr>
        <w:pStyle w:val="BodyText"/>
      </w:pPr>
    </w:p>
    <w:p w14:paraId="473F0E24" w14:textId="77777777" w:rsidR="00711EF0" w:rsidRDefault="00711EF0">
      <w:pPr>
        <w:pStyle w:val="BodyText"/>
      </w:pPr>
    </w:p>
    <w:p w14:paraId="590E542B" w14:textId="77777777" w:rsidR="00711EF0" w:rsidRDefault="00711EF0">
      <w:pPr>
        <w:pStyle w:val="BodyText"/>
      </w:pPr>
    </w:p>
    <w:p w14:paraId="15BFCE57" w14:textId="77777777" w:rsidR="00AE35B0" w:rsidRPr="001F005C" w:rsidRDefault="00AE35B0">
      <w:pPr>
        <w:pStyle w:val="BodyText"/>
        <w:rPr>
          <w:u w:val="single"/>
        </w:rPr>
      </w:pPr>
      <w:r w:rsidRPr="001F005C">
        <w:rPr>
          <w:u w:val="single"/>
        </w:rPr>
        <w:t>Example:</w:t>
      </w:r>
    </w:p>
    <w:p w14:paraId="7A5B957A" w14:textId="57D9122C" w:rsidR="00AE35B0" w:rsidRDefault="00C123D9">
      <w:pPr>
        <w:pStyle w:val="BodyText"/>
      </w:pPr>
      <w:r>
        <w:fldChar w:fldCharType="begin"/>
      </w:r>
      <w:r>
        <w:instrText xml:space="preserve"> REF _Ref411287198 \h </w:instrText>
      </w:r>
      <w:r>
        <w:fldChar w:fldCharType="separate"/>
      </w:r>
      <w:r w:rsidR="00F2458C">
        <w:t xml:space="preserve">Figure </w:t>
      </w:r>
      <w:r w:rsidR="00F2458C">
        <w:rPr>
          <w:noProof/>
        </w:rPr>
        <w:t>4</w:t>
      </w:r>
      <w:r>
        <w:fldChar w:fldCharType="end"/>
      </w:r>
      <w:r>
        <w:t xml:space="preserve"> shows the Non-Repeating Pattern displayed in </w:t>
      </w:r>
      <w:r>
        <w:fldChar w:fldCharType="begin"/>
      </w:r>
      <w:r>
        <w:instrText xml:space="preserve"> REF _Ref408904457 \h </w:instrText>
      </w:r>
      <w:r>
        <w:fldChar w:fldCharType="separate"/>
      </w:r>
      <w:r w:rsidR="00F2458C">
        <w:t xml:space="preserve">Figure </w:t>
      </w:r>
      <w:r w:rsidR="00F2458C">
        <w:rPr>
          <w:noProof/>
        </w:rPr>
        <w:t>3</w:t>
      </w:r>
      <w:r>
        <w:fldChar w:fldCharType="end"/>
      </w:r>
      <w:r>
        <w:t xml:space="preserve"> with MIC = 50%. Notice that the actual motor output intensity is halved (MIC changed from 100% </w:t>
      </w:r>
      <w:r w:rsidR="00F901BD">
        <w:t xml:space="preserve">down </w:t>
      </w:r>
      <w:r>
        <w:t>to 50%).</w:t>
      </w:r>
    </w:p>
    <w:p w14:paraId="26825A2A" w14:textId="77777777" w:rsidR="00683E5E" w:rsidRDefault="00826C30" w:rsidP="001F005C">
      <w:pPr>
        <w:pStyle w:val="BodyText"/>
        <w:keepNext/>
        <w:jc w:val="center"/>
      </w:pPr>
      <w:r>
        <w:rPr>
          <w:noProof/>
        </w:rPr>
        <w:drawing>
          <wp:inline distT="0" distB="0" distL="0" distR="0" wp14:anchorId="09F51CE0" wp14:editId="6EA9FF05">
            <wp:extent cx="2425700" cy="13589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5700" cy="1358900"/>
                    </a:xfrm>
                    <a:prstGeom prst="rect">
                      <a:avLst/>
                    </a:prstGeom>
                    <a:noFill/>
                    <a:ln>
                      <a:noFill/>
                    </a:ln>
                  </pic:spPr>
                </pic:pic>
              </a:graphicData>
            </a:graphic>
          </wp:inline>
        </w:drawing>
      </w:r>
    </w:p>
    <w:p w14:paraId="71C9C603" w14:textId="006AA06B" w:rsidR="001B11B5" w:rsidRPr="0057067E" w:rsidRDefault="00683E5E" w:rsidP="001F005C">
      <w:pPr>
        <w:pStyle w:val="Caption"/>
        <w:framePr w:wrap="notBeside"/>
        <w:jc w:val="center"/>
      </w:pPr>
      <w:bookmarkStart w:id="84" w:name="_Ref411287198"/>
      <w:r>
        <w:t xml:space="preserve">Figure </w:t>
      </w:r>
      <w:r>
        <w:fldChar w:fldCharType="begin"/>
      </w:r>
      <w:r>
        <w:instrText xml:space="preserve"> SEQ Figure \* ARABIC </w:instrText>
      </w:r>
      <w:r>
        <w:fldChar w:fldCharType="separate"/>
      </w:r>
      <w:r w:rsidR="00F2458C">
        <w:rPr>
          <w:noProof/>
        </w:rPr>
        <w:t>4</w:t>
      </w:r>
      <w:r>
        <w:fldChar w:fldCharType="end"/>
      </w:r>
      <w:bookmarkEnd w:id="84"/>
      <w:r>
        <w:t>: Non-Repeating Pattern</w:t>
      </w:r>
      <w:r>
        <w:br/>
        <w:t xml:space="preserve">(MIC = </w:t>
      </w:r>
      <w:r w:rsidR="007C678F">
        <w:t>50</w:t>
      </w:r>
      <w:r>
        <w:t xml:space="preserve">%, see Section </w:t>
      </w:r>
      <w:r>
        <w:fldChar w:fldCharType="begin"/>
      </w:r>
      <w:r>
        <w:instrText xml:space="preserve"> REF _Ref410126252 \r \h </w:instrText>
      </w:r>
      <w:r>
        <w:fldChar w:fldCharType="separate"/>
      </w:r>
      <w:r w:rsidR="00F2458C">
        <w:t>3.2.2.5</w:t>
      </w:r>
      <w:r>
        <w:fldChar w:fldCharType="end"/>
      </w:r>
      <w:r>
        <w:t>)</w:t>
      </w:r>
    </w:p>
    <w:p w14:paraId="64BE493D" w14:textId="77777777" w:rsidR="00E17DA2" w:rsidRDefault="00E17DA2">
      <w:pPr>
        <w:rPr>
          <w:b/>
          <w:sz w:val="32"/>
        </w:rPr>
      </w:pPr>
      <w:bookmarkStart w:id="85" w:name="_Ref408904023"/>
      <w:r>
        <w:br w:type="page"/>
      </w:r>
    </w:p>
    <w:p w14:paraId="731572F2" w14:textId="1C884E93" w:rsidR="00D1062B" w:rsidRDefault="00D1062B" w:rsidP="00023117">
      <w:pPr>
        <w:pStyle w:val="Heading2"/>
      </w:pPr>
      <w:bookmarkStart w:id="86" w:name="_Ref410120493"/>
      <w:bookmarkStart w:id="87" w:name="_Ref410120508"/>
      <w:bookmarkStart w:id="88" w:name="_Ref410120524"/>
      <w:bookmarkStart w:id="89" w:name="_Ref410120537"/>
      <w:bookmarkStart w:id="90" w:name="_Toc471073844"/>
      <w:r w:rsidRPr="00D1062B">
        <w:lastRenderedPageBreak/>
        <w:t>Backward Compatibility and Error Handling</w:t>
      </w:r>
    </w:p>
    <w:p w14:paraId="366685B9" w14:textId="77777777" w:rsidR="00D1062B" w:rsidRPr="00D1062B" w:rsidRDefault="00D1062B" w:rsidP="00D1062B">
      <w:pPr>
        <w:pStyle w:val="BodyText"/>
      </w:pPr>
      <w:r w:rsidRPr="00D1062B">
        <w:t xml:space="preserve">To ensure interoperability across protocol versions, the Vibe Service must maintain backward compatibility. New commands (introduced in future versions, e.g., opcodes 0x0A and above) shall not affect the behavior of existing implementations. </w:t>
      </w:r>
    </w:p>
    <w:p w14:paraId="1624DB6F" w14:textId="3D022803" w:rsidR="00D1062B" w:rsidRPr="00D1062B" w:rsidRDefault="00D1062B" w:rsidP="0098697B">
      <w:pPr>
        <w:pStyle w:val="BodyText"/>
      </w:pPr>
      <w:r w:rsidRPr="00D1062B">
        <w:t xml:space="preserve">**Handling Unknown Opcodes**: If the Server (device) receives a Write FIFO command with an unrecognized opcode, it shall respond via the Read FIFO with an "unsupported" error notification. This prevents connection failures and allows the Client (app or MCP interface) to fallback to supported features. </w:t>
      </w:r>
    </w:p>
    <w:p w14:paraId="1F02E0E8" w14:textId="3036AB92" w:rsidR="00D1062B" w:rsidRPr="00D1062B" w:rsidRDefault="00D1062B" w:rsidP="00F2458C">
      <w:pPr>
        <w:pStyle w:val="BodyText"/>
        <w:ind w:left="360"/>
      </w:pPr>
      <w:r w:rsidRPr="00D1062B">
        <w:t xml:space="preserve">Error Structure (Notification via Read FIFO): </w:t>
      </w:r>
    </w:p>
    <w:p w14:paraId="4C7AE4DE" w14:textId="110F35D4" w:rsidR="00D1062B" w:rsidRPr="00D1062B" w:rsidRDefault="00D1062B">
      <w:pPr>
        <w:pStyle w:val="BodyText"/>
        <w:numPr>
          <w:ilvl w:val="0"/>
          <w:numId w:val="20"/>
        </w:numPr>
      </w:pPr>
      <w:r w:rsidRPr="00D1062B">
        <w:t xml:space="preserve">Opcode: 0xFF (reserved for errors). </w:t>
      </w:r>
    </w:p>
    <w:p w14:paraId="21AB0885" w14:textId="2604E427" w:rsidR="00D1062B" w:rsidRPr="00D1062B" w:rsidRDefault="00D1062B">
      <w:pPr>
        <w:pStyle w:val="BodyText"/>
        <w:numPr>
          <w:ilvl w:val="0"/>
          <w:numId w:val="20"/>
        </w:numPr>
      </w:pPr>
      <w:r w:rsidRPr="00D1062B">
        <w:t xml:space="preserve">Error Code: 1 byte (0x01 = Unsupported Opcode). </w:t>
      </w:r>
    </w:p>
    <w:p w14:paraId="39729110" w14:textId="5E1EC254" w:rsidR="00D1062B" w:rsidRPr="00D1062B" w:rsidRDefault="00D1062B">
      <w:pPr>
        <w:pStyle w:val="BodyText"/>
        <w:numPr>
          <w:ilvl w:val="0"/>
          <w:numId w:val="20"/>
        </w:numPr>
      </w:pPr>
      <w:r w:rsidRPr="00D1062B">
        <w:t xml:space="preserve">Original Opcode: 1 byte (echo the unrecognized opcode for debugging). </w:t>
      </w:r>
    </w:p>
    <w:p w14:paraId="7B33D5DF" w14:textId="38CA10AB" w:rsidR="00D1062B" w:rsidRPr="00D1062B" w:rsidRDefault="00D1062B">
      <w:pPr>
        <w:pStyle w:val="BodyText"/>
        <w:numPr>
          <w:ilvl w:val="0"/>
          <w:numId w:val="20"/>
        </w:numPr>
      </w:pPr>
      <w:r w:rsidRPr="00D1062B">
        <w:t xml:space="preserve">Additional Data: Variable (optional, e.g., device version string). </w:t>
      </w:r>
    </w:p>
    <w:p w14:paraId="0EA0BBA9" w14:textId="3EA56667" w:rsidR="00D1062B" w:rsidRDefault="00D1062B" w:rsidP="00023117">
      <w:pPr>
        <w:pStyle w:val="BodyText"/>
        <w:ind w:left="360"/>
      </w:pPr>
      <w:r w:rsidRPr="00D1062B">
        <w:t xml:space="preserve">Example: If a v0.7 device receives OPCODE_SYNC_PATTERN (0x0A from v0.8), it responds with: [0xFF, 0x01, 0x0A]. </w:t>
      </w:r>
    </w:p>
    <w:p w14:paraId="2E94A91D" w14:textId="77777777" w:rsidR="0098697B" w:rsidRPr="00D1062B" w:rsidRDefault="0098697B" w:rsidP="00F2458C">
      <w:pPr>
        <w:pStyle w:val="BodyText"/>
        <w:ind w:left="360"/>
      </w:pPr>
    </w:p>
    <w:p w14:paraId="3433B1A3" w14:textId="3C52489F" w:rsidR="00AD51BB" w:rsidRPr="00AD51BB" w:rsidRDefault="00D1062B" w:rsidP="00AD51BB">
      <w:pPr>
        <w:pStyle w:val="BodyText"/>
        <w:rPr>
          <w:ins w:id="91" w:author="Author"/>
          <w:lang w:val="en-GB"/>
        </w:rPr>
      </w:pPr>
      <w:r w:rsidRPr="00D1062B">
        <w:t xml:space="preserve">**Client Behavior**: The app or LLM (via MCP) should check for error responses and gracefully degrade (e.g., use basic </w:t>
      </w:r>
      <w:proofErr w:type="spellStart"/>
      <w:r w:rsidRPr="00D1062B">
        <w:t>RepeatingPattern</w:t>
      </w:r>
      <w:proofErr w:type="spellEnd"/>
      <w:r w:rsidRPr="00D1062B">
        <w:t xml:space="preserve"> instead of advanced waveforms). For multi-device control, query device version</w:t>
      </w:r>
      <w:r w:rsidR="00A16C73">
        <w:t>.</w:t>
      </w:r>
      <w:ins w:id="92" w:author="Author">
        <w:r w:rsidR="00AD51BB">
          <w:t xml:space="preserve"> </w:t>
        </w:r>
        <w:r w:rsidR="00AD51BB" w:rsidRPr="00AD51BB">
          <w:rPr>
            <w:lang w:val="en-GB"/>
          </w:rPr>
          <w:t>LLM via MCP should retry with fallback commands</w:t>
        </w:r>
        <w:r w:rsidR="003C5C0E">
          <w:rPr>
            <w:lang w:val="en-GB"/>
          </w:rPr>
          <w:t>.</w:t>
        </w:r>
      </w:ins>
    </w:p>
    <w:p w14:paraId="474BE83C" w14:textId="3E3294A7" w:rsidR="00D1062B" w:rsidRPr="00EF7D2C" w:rsidRDefault="00D1062B" w:rsidP="0098697B">
      <w:pPr>
        <w:pStyle w:val="BodyText"/>
        <w:rPr>
          <w:lang w:val="en-GB"/>
          <w:rPrChange w:id="93" w:author="Author">
            <w:rPr/>
          </w:rPrChange>
        </w:rPr>
      </w:pPr>
    </w:p>
    <w:p w14:paraId="40787AA9" w14:textId="77777777" w:rsidR="0098697B" w:rsidRPr="00D1062B" w:rsidRDefault="0098697B" w:rsidP="0098697B">
      <w:pPr>
        <w:pStyle w:val="BodyText"/>
      </w:pPr>
    </w:p>
    <w:p w14:paraId="46191539" w14:textId="44324F63" w:rsidR="00D1062B" w:rsidRPr="00D1062B" w:rsidRDefault="00D1062B" w:rsidP="00D1062B">
      <w:pPr>
        <w:pStyle w:val="BodyText"/>
      </w:pPr>
      <w:r w:rsidRPr="00D1062B">
        <w:t>**Version Query**: To probe compatibility</w:t>
      </w:r>
      <w:r w:rsidR="00A16C73">
        <w:t>.</w:t>
      </w:r>
      <w:r w:rsidRPr="00D1062B">
        <w:t xml:space="preserve"> </w:t>
      </w:r>
    </w:p>
    <w:p w14:paraId="4B4FF3DD" w14:textId="4B9246CF" w:rsidR="00D1062B" w:rsidRPr="00D1062B" w:rsidRDefault="00D1062B" w:rsidP="00F2458C">
      <w:pPr>
        <w:pStyle w:val="BodyText"/>
        <w:ind w:left="360"/>
      </w:pPr>
      <w:r w:rsidRPr="00D1062B">
        <w:t xml:space="preserve">Command Structure (Client to Server, via Write FIFO): </w:t>
      </w:r>
    </w:p>
    <w:p w14:paraId="554B3C0D" w14:textId="4BFAA9BD" w:rsidR="00D1062B" w:rsidRPr="00D1062B" w:rsidRDefault="00D1062B">
      <w:pPr>
        <w:pStyle w:val="BodyText"/>
        <w:numPr>
          <w:ilvl w:val="0"/>
          <w:numId w:val="21"/>
        </w:numPr>
      </w:pPr>
      <w:r w:rsidRPr="00D1062B">
        <w:t>Opcode: 0x0F (</w:t>
      </w:r>
      <w:bookmarkStart w:id="94" w:name="_Hlk204435560"/>
      <w:r w:rsidRPr="00D1062B">
        <w:t>OPCODE_QUERY_VERSION</w:t>
      </w:r>
      <w:bookmarkEnd w:id="94"/>
      <w:r w:rsidRPr="00D1062B">
        <w:t xml:space="preserve">). </w:t>
      </w:r>
    </w:p>
    <w:p w14:paraId="424BA599" w14:textId="28E49441" w:rsidR="00D1062B" w:rsidRPr="00D1062B" w:rsidRDefault="00D1062B">
      <w:pPr>
        <w:pStyle w:val="BodyText"/>
        <w:numPr>
          <w:ilvl w:val="0"/>
          <w:numId w:val="21"/>
        </w:numPr>
      </w:pPr>
      <w:r w:rsidRPr="00D1062B">
        <w:t xml:space="preserve">No parameters. </w:t>
      </w:r>
    </w:p>
    <w:p w14:paraId="6B1CC77B" w14:textId="1DF4324E" w:rsidR="00D1062B" w:rsidRPr="00D1062B" w:rsidRDefault="00D1062B" w:rsidP="00F2458C">
      <w:pPr>
        <w:pStyle w:val="BodyText"/>
        <w:ind w:left="360"/>
      </w:pPr>
      <w:r w:rsidRPr="00D1062B">
        <w:t xml:space="preserve">Response (Server to Client, via Read FIFO): </w:t>
      </w:r>
    </w:p>
    <w:p w14:paraId="4A1D9EE9" w14:textId="780D48DE" w:rsidR="00D1062B" w:rsidRPr="00D1062B" w:rsidRDefault="00D1062B">
      <w:pPr>
        <w:pStyle w:val="BodyText"/>
        <w:numPr>
          <w:ilvl w:val="0"/>
          <w:numId w:val="22"/>
        </w:numPr>
      </w:pPr>
      <w:r w:rsidRPr="00D1062B">
        <w:t xml:space="preserve">Protocol Version: 2 bytes (e.g., 0x0008 for v0.8). </w:t>
      </w:r>
    </w:p>
    <w:p w14:paraId="6D6639C4" w14:textId="5920103B" w:rsidR="00D1062B" w:rsidRPr="00D1062B" w:rsidRDefault="00D1062B">
      <w:pPr>
        <w:pStyle w:val="BodyText"/>
        <w:numPr>
          <w:ilvl w:val="0"/>
          <w:numId w:val="22"/>
        </w:numPr>
      </w:pPr>
      <w:r w:rsidRPr="00D1062B">
        <w:t xml:space="preserve">Device Firmware Version: 4 bytes (semantic version as uint32). </w:t>
      </w:r>
    </w:p>
    <w:p w14:paraId="05C30E57" w14:textId="77777777" w:rsidR="00D1062B" w:rsidRPr="00D1062B" w:rsidRDefault="00D1062B" w:rsidP="00D1062B">
      <w:pPr>
        <w:pStyle w:val="BodyText"/>
      </w:pPr>
      <w:r w:rsidRPr="00D1062B">
        <w:t>This ensures the protocol remains extensible for features like Bluetooth app control or LLM integration without requiring firmware updates on all devices.</w:t>
      </w:r>
    </w:p>
    <w:p w14:paraId="015E91BA" w14:textId="3B1FE6A1" w:rsidR="00D1062B" w:rsidRDefault="00D1062B" w:rsidP="00023117">
      <w:pPr>
        <w:pStyle w:val="BodyText"/>
      </w:pPr>
    </w:p>
    <w:p w14:paraId="1108B2CF" w14:textId="77777777" w:rsidR="00A16C73" w:rsidRPr="00A16C73" w:rsidRDefault="00A16C73" w:rsidP="00A16C73">
      <w:pPr>
        <w:pStyle w:val="BodyText"/>
      </w:pPr>
      <w:r w:rsidRPr="00A16C73">
        <w:t>This complements the datagram VER field by providing detailed firmware/capabilities info.</w:t>
      </w:r>
    </w:p>
    <w:p w14:paraId="6C6F30D9" w14:textId="77777777" w:rsidR="00D1062B" w:rsidRPr="00D1062B" w:rsidRDefault="00D1062B" w:rsidP="00F2458C">
      <w:pPr>
        <w:pStyle w:val="BodyText"/>
      </w:pPr>
    </w:p>
    <w:p w14:paraId="730C9594" w14:textId="7B0E6A6B" w:rsidR="00AB46ED" w:rsidRDefault="00AB46ED" w:rsidP="00AB46ED">
      <w:pPr>
        <w:pStyle w:val="Heading2"/>
      </w:pPr>
      <w:r>
        <w:t>Pattern Rules</w:t>
      </w:r>
      <w:bookmarkEnd w:id="85"/>
      <w:bookmarkEnd w:id="86"/>
      <w:bookmarkEnd w:id="87"/>
      <w:bookmarkEnd w:id="88"/>
      <w:bookmarkEnd w:id="89"/>
      <w:bookmarkEnd w:id="90"/>
    </w:p>
    <w:p w14:paraId="44D34899" w14:textId="77777777" w:rsidR="00AB46ED" w:rsidRDefault="00AB46ED" w:rsidP="00AB46ED">
      <w:pPr>
        <w:pStyle w:val="BodyText"/>
      </w:pPr>
      <w:r>
        <w:t>The effect of sending a pattern from Client to Server depends on the whether a pattern is already running, the type of pattern running and the type of the new pattern called:</w:t>
      </w:r>
    </w:p>
    <w:p w14:paraId="7894FCE8" w14:textId="77777777" w:rsidR="00AB46ED" w:rsidRDefault="00AB46ED" w:rsidP="00AB46ED">
      <w:pPr>
        <w:pStyle w:val="BodyText"/>
      </w:pPr>
      <w:r>
        <w:t>1. When a repeating pattern is already running:</w:t>
      </w:r>
    </w:p>
    <w:p w14:paraId="06B73CA2" w14:textId="77777777" w:rsidR="00AB46ED" w:rsidRDefault="00AB46ED">
      <w:pPr>
        <w:pStyle w:val="BodyText"/>
        <w:numPr>
          <w:ilvl w:val="0"/>
          <w:numId w:val="17"/>
        </w:numPr>
      </w:pPr>
      <w:r>
        <w:t>If the new pattern is a repeating pattern, the new pattern will replace the original pattern.</w:t>
      </w:r>
    </w:p>
    <w:p w14:paraId="3E9DB924" w14:textId="77777777" w:rsidR="00AB46ED" w:rsidRDefault="00AB46ED">
      <w:pPr>
        <w:pStyle w:val="BodyText"/>
        <w:numPr>
          <w:ilvl w:val="0"/>
          <w:numId w:val="17"/>
        </w:numPr>
      </w:pPr>
      <w:r>
        <w:lastRenderedPageBreak/>
        <w:t>If the new pattern is a non-repeating the original pattern is interrupted, the new pattern is played then the original pattern is resumed.</w:t>
      </w:r>
    </w:p>
    <w:p w14:paraId="43D46CF3" w14:textId="77777777" w:rsidR="00AB46ED" w:rsidRDefault="00AB46ED" w:rsidP="00AB46ED">
      <w:pPr>
        <w:pStyle w:val="BodyText"/>
      </w:pPr>
      <w:r>
        <w:t>2. When a non-repeating pattern is playing:</w:t>
      </w:r>
    </w:p>
    <w:p w14:paraId="47647C12" w14:textId="77777777" w:rsidR="00AB46ED" w:rsidRDefault="00AB46ED">
      <w:pPr>
        <w:pStyle w:val="BodyText"/>
        <w:numPr>
          <w:ilvl w:val="0"/>
          <w:numId w:val="18"/>
        </w:numPr>
      </w:pPr>
      <w:r>
        <w:t>If the new pattern is a repeating pattern, the new pattern will play when the original pattern completes.</w:t>
      </w:r>
    </w:p>
    <w:p w14:paraId="74F8978D" w14:textId="77777777" w:rsidR="00AB46ED" w:rsidRDefault="00AB46ED">
      <w:pPr>
        <w:pStyle w:val="BodyText"/>
        <w:numPr>
          <w:ilvl w:val="0"/>
          <w:numId w:val="18"/>
        </w:numPr>
      </w:pPr>
      <w:r>
        <w:t xml:space="preserve">If the new pattern is a non-repeating </w:t>
      </w:r>
      <w:r w:rsidR="001E02C8">
        <w:t xml:space="preserve">pattern, the new pattern </w:t>
      </w:r>
      <w:r w:rsidR="00854768">
        <w:t xml:space="preserve">will not be </w:t>
      </w:r>
      <w:r w:rsidR="001E02C8">
        <w:t>running</w:t>
      </w:r>
      <w:r>
        <w:t>.</w:t>
      </w:r>
    </w:p>
    <w:p w14:paraId="7FDAF454" w14:textId="77777777" w:rsidR="00AB46ED" w:rsidRDefault="00AB46ED" w:rsidP="00AB46ED">
      <w:pPr>
        <w:pStyle w:val="BodyText"/>
      </w:pPr>
      <w:r>
        <w:t>Note:</w:t>
      </w:r>
    </w:p>
    <w:p w14:paraId="0DDC4151" w14:textId="77777777" w:rsidR="00014293" w:rsidRDefault="00AB46ED" w:rsidP="00AB46ED">
      <w:pPr>
        <w:pStyle w:val="BodyText"/>
      </w:pPr>
      <w:r>
        <w:t>It is up to the Client to queue non-repeating patterns if required.</w:t>
      </w:r>
    </w:p>
    <w:p w14:paraId="55C26B35" w14:textId="77777777" w:rsidR="00014293" w:rsidRDefault="00014293">
      <w:r>
        <w:br w:type="page"/>
      </w:r>
    </w:p>
    <w:p w14:paraId="1E97C598" w14:textId="77777777" w:rsidR="00014293" w:rsidRDefault="00014293" w:rsidP="00014293">
      <w:pPr>
        <w:pStyle w:val="Heading1"/>
        <w:numPr>
          <w:ilvl w:val="0"/>
          <w:numId w:val="4"/>
        </w:numPr>
      </w:pPr>
      <w:bookmarkStart w:id="95" w:name="_Toc471073845"/>
      <w:r>
        <w:lastRenderedPageBreak/>
        <w:t>Usage</w:t>
      </w:r>
      <w:bookmarkEnd w:id="95"/>
    </w:p>
    <w:p w14:paraId="3F841CEE" w14:textId="46ED2124" w:rsidR="00014293" w:rsidRDefault="00014293" w:rsidP="00014293">
      <w:pPr>
        <w:pStyle w:val="Heading2"/>
        <w:numPr>
          <w:ilvl w:val="1"/>
          <w:numId w:val="4"/>
        </w:numPr>
        <w:ind w:left="0"/>
      </w:pPr>
      <w:bookmarkStart w:id="96" w:name="_Toc471073846"/>
      <w:r>
        <w:t>Vibe Transport</w:t>
      </w:r>
      <w:bookmarkEnd w:id="96"/>
    </w:p>
    <w:p w14:paraId="4A569F97" w14:textId="77777777" w:rsidR="00014293" w:rsidRDefault="00014293" w:rsidP="00014293">
      <w:pPr>
        <w:pStyle w:val="BodyText"/>
      </w:pPr>
      <w:r>
        <w:t xml:space="preserve">The Vibe Transport layer consists of a Write FIFO and a Read FIFO, where the client can transfer data to and from the server. The Vibe data consists of Vibe Datagrams of up to </w:t>
      </w:r>
      <w:r w:rsidR="007F6B13">
        <w:t xml:space="preserve">VIBE_MAX_DATAGRAM_SIZE </w:t>
      </w:r>
      <w:r>
        <w:t>byte</w:t>
      </w:r>
      <w:r w:rsidR="007F6B13">
        <w:t>s</w:t>
      </w:r>
      <w:r>
        <w:t xml:space="preserve"> in length.</w:t>
      </w:r>
    </w:p>
    <w:p w14:paraId="7835487B" w14:textId="77777777" w:rsidR="00014293" w:rsidRPr="00372D73" w:rsidRDefault="00014293" w:rsidP="00014293">
      <w:pPr>
        <w:pStyle w:val="BodyText"/>
        <w:rPr>
          <w:b/>
        </w:rPr>
      </w:pPr>
      <w:r w:rsidRPr="00372D73">
        <w:rPr>
          <w:b/>
        </w:rPr>
        <w:t>Legend:</w:t>
      </w:r>
    </w:p>
    <w:p w14:paraId="2F2A94B7" w14:textId="77777777" w:rsidR="00014293" w:rsidRDefault="00014293">
      <w:pPr>
        <w:pStyle w:val="BodyText"/>
        <w:numPr>
          <w:ilvl w:val="0"/>
          <w:numId w:val="12"/>
        </w:numPr>
      </w:pPr>
      <w:proofErr w:type="spellStart"/>
      <w:proofErr w:type="gramStart"/>
      <w:r w:rsidRPr="00372D73">
        <w:rPr>
          <w:rStyle w:val="CodeText"/>
        </w:rPr>
        <w:t>client.write</w:t>
      </w:r>
      <w:proofErr w:type="gramEnd"/>
      <w:r w:rsidRPr="00372D73">
        <w:rPr>
          <w:rStyle w:val="CodeText"/>
        </w:rPr>
        <w:t>_</w:t>
      </w:r>
      <w:proofErr w:type="gramStart"/>
      <w:r w:rsidRPr="00372D73">
        <w:rPr>
          <w:rStyle w:val="CodeText"/>
        </w:rPr>
        <w:t>cmd</w:t>
      </w:r>
      <w:proofErr w:type="spellEnd"/>
      <w:r w:rsidRPr="00372D73">
        <w:rPr>
          <w:rStyle w:val="CodeText"/>
        </w:rPr>
        <w:t>(</w:t>
      </w:r>
      <w:proofErr w:type="gramEnd"/>
      <w:r w:rsidRPr="00372D73">
        <w:rPr>
          <w:rStyle w:val="CodeText"/>
        </w:rPr>
        <w:t>…)</w:t>
      </w:r>
      <w:r>
        <w:t>: “Write Command” ATT protocol opcode sent from client.</w:t>
      </w:r>
    </w:p>
    <w:p w14:paraId="0F97F80A" w14:textId="77777777" w:rsidR="00014293" w:rsidRDefault="00014293">
      <w:pPr>
        <w:pStyle w:val="BodyText"/>
        <w:numPr>
          <w:ilvl w:val="0"/>
          <w:numId w:val="12"/>
        </w:numPr>
      </w:pPr>
      <w:proofErr w:type="spellStart"/>
      <w:proofErr w:type="gramStart"/>
      <w:r w:rsidRPr="00372D73">
        <w:rPr>
          <w:rStyle w:val="CodeText"/>
        </w:rPr>
        <w:t>server.notify</w:t>
      </w:r>
      <w:proofErr w:type="spellEnd"/>
      <w:proofErr w:type="gramEnd"/>
      <w:r w:rsidRPr="00372D73">
        <w:rPr>
          <w:rStyle w:val="CodeText"/>
        </w:rPr>
        <w:t>(…)</w:t>
      </w:r>
      <w:r>
        <w:t>: “Handle Value Notification” ATT protocol opcode sent from the server.</w:t>
      </w:r>
    </w:p>
    <w:p w14:paraId="54135D04" w14:textId="77777777" w:rsidR="00014293" w:rsidRDefault="00014293" w:rsidP="00014293">
      <w:pPr>
        <w:pStyle w:val="Heading3"/>
        <w:numPr>
          <w:ilvl w:val="2"/>
          <w:numId w:val="4"/>
        </w:numPr>
      </w:pPr>
      <w:bookmarkStart w:id="97" w:name="_Toc471073847"/>
      <w:r>
        <w:t>Using the Write FIFO</w:t>
      </w:r>
      <w:bookmarkEnd w:id="97"/>
    </w:p>
    <w:p w14:paraId="05E443F0" w14:textId="77777777" w:rsidR="00014293" w:rsidRDefault="002758E3" w:rsidP="00014293">
      <w:pPr>
        <w:pStyle w:val="BodyText"/>
      </w:pPr>
      <w:r>
        <w:t>This is an example of sending 85</w:t>
      </w:r>
      <w:r w:rsidR="00014293">
        <w:t xml:space="preserve"> bytes from the client to the server via the Write FIFO. The full payloa</w:t>
      </w:r>
      <w:r w:rsidR="006618A6">
        <w:t>d size of the Write Buffer Segment/Last</w:t>
      </w:r>
      <w:r w:rsidR="00014293">
        <w:t xml:space="preserve"> characteristics is not used, since ATT_MTU is only 20 (BLE 4.1).</w:t>
      </w:r>
    </w:p>
    <w:tbl>
      <w:tblPr>
        <w:tblStyle w:val="GridTable2-Accent51"/>
        <w:tblW w:w="9889" w:type="dxa"/>
        <w:tblLook w:val="0400" w:firstRow="0" w:lastRow="0" w:firstColumn="0" w:lastColumn="0" w:noHBand="0" w:noVBand="1"/>
      </w:tblPr>
      <w:tblGrid>
        <w:gridCol w:w="6363"/>
        <w:gridCol w:w="3526"/>
      </w:tblGrid>
      <w:tr w:rsidR="00014293" w14:paraId="48F5F5BF" w14:textId="77777777" w:rsidTr="0027597F">
        <w:trPr>
          <w:cnfStyle w:val="000000100000" w:firstRow="0" w:lastRow="0" w:firstColumn="0" w:lastColumn="0" w:oddVBand="0" w:evenVBand="0" w:oddHBand="1" w:evenHBand="0" w:firstRowFirstColumn="0" w:firstRowLastColumn="0" w:lastRowFirstColumn="0" w:lastRowLastColumn="0"/>
        </w:trPr>
        <w:tc>
          <w:tcPr>
            <w:tcW w:w="6363" w:type="dxa"/>
          </w:tcPr>
          <w:p w14:paraId="210F0DBB" w14:textId="77777777" w:rsidR="00014293" w:rsidRDefault="00014293" w:rsidP="002758E3">
            <w:pPr>
              <w:pStyle w:val="BodyText"/>
            </w:pPr>
            <w:proofErr w:type="spellStart"/>
            <w:proofErr w:type="gramStart"/>
            <w:r w:rsidRPr="00C256DB">
              <w:rPr>
                <w:rStyle w:val="CodeText"/>
              </w:rPr>
              <w:t>clie</w:t>
            </w:r>
            <w:r w:rsidR="002758E3">
              <w:rPr>
                <w:rStyle w:val="CodeText"/>
              </w:rPr>
              <w:t>nt.write</w:t>
            </w:r>
            <w:proofErr w:type="gramEnd"/>
            <w:r w:rsidR="002758E3">
              <w:rPr>
                <w:rStyle w:val="CodeText"/>
              </w:rPr>
              <w:t>_</w:t>
            </w:r>
            <w:proofErr w:type="gramStart"/>
            <w:r w:rsidR="002758E3">
              <w:rPr>
                <w:rStyle w:val="CodeText"/>
              </w:rPr>
              <w:t>cmd</w:t>
            </w:r>
            <w:proofErr w:type="spellEnd"/>
            <w:r w:rsidR="002758E3">
              <w:rPr>
                <w:rStyle w:val="CodeText"/>
              </w:rPr>
              <w:t>(</w:t>
            </w:r>
            <w:proofErr w:type="gramEnd"/>
            <w:r w:rsidR="002758E3">
              <w:rPr>
                <w:rStyle w:val="CodeText"/>
              </w:rPr>
              <w:t>“Write Buffer Segment</w:t>
            </w:r>
            <w:r w:rsidRPr="00C256DB">
              <w:rPr>
                <w:rStyle w:val="CodeText"/>
              </w:rPr>
              <w:t xml:space="preserve">”, </w:t>
            </w:r>
            <w:proofErr w:type="gramStart"/>
            <w:r w:rsidRPr="00C256DB">
              <w:rPr>
                <w:rStyle w:val="CodeText"/>
              </w:rPr>
              <w:t>payload[</w:t>
            </w:r>
            <w:proofErr w:type="gramEnd"/>
            <w:r w:rsidRPr="00C256DB">
              <w:rPr>
                <w:rStyle w:val="CodeText"/>
              </w:rPr>
              <w:t>0:1</w:t>
            </w:r>
            <w:r w:rsidR="002758E3">
              <w:rPr>
                <w:rStyle w:val="CodeText"/>
              </w:rPr>
              <w:t>9</w:t>
            </w:r>
            <w:r w:rsidRPr="00C256DB">
              <w:rPr>
                <w:rStyle w:val="CodeText"/>
              </w:rPr>
              <w:t>])</w:t>
            </w:r>
          </w:p>
        </w:tc>
        <w:tc>
          <w:tcPr>
            <w:tcW w:w="3526" w:type="dxa"/>
          </w:tcPr>
          <w:p w14:paraId="598E739B" w14:textId="77777777" w:rsidR="00014293" w:rsidRDefault="002758E3" w:rsidP="002758E3">
            <w:pPr>
              <w:pStyle w:val="BodyText"/>
            </w:pPr>
            <w:r>
              <w:t>Send the first 20 bytes segment as</w:t>
            </w:r>
            <w:r>
              <w:br/>
            </w:r>
            <w:r w:rsidR="00014293">
              <w:t xml:space="preserve">ATT_MTU </w:t>
            </w:r>
            <w:r>
              <w:t xml:space="preserve">equals </w:t>
            </w:r>
            <w:r w:rsidR="00014293">
              <w:t>20.</w:t>
            </w:r>
          </w:p>
        </w:tc>
      </w:tr>
      <w:tr w:rsidR="00014293" w14:paraId="51556B53" w14:textId="77777777" w:rsidTr="0027597F">
        <w:tc>
          <w:tcPr>
            <w:tcW w:w="6363" w:type="dxa"/>
          </w:tcPr>
          <w:p w14:paraId="1EE18491" w14:textId="77777777" w:rsidR="00014293" w:rsidRPr="00C256DB" w:rsidRDefault="00014293" w:rsidP="002758E3">
            <w:pPr>
              <w:rPr>
                <w:rFonts w:ascii="Consolas" w:hAnsi="Consolas"/>
                <w:sz w:val="18"/>
              </w:rPr>
            </w:pPr>
            <w:proofErr w:type="spellStart"/>
            <w:proofErr w:type="gramStart"/>
            <w:r w:rsidRPr="00A16CCE">
              <w:rPr>
                <w:rStyle w:val="CodeText"/>
              </w:rPr>
              <w:t>client.write</w:t>
            </w:r>
            <w:proofErr w:type="gramEnd"/>
            <w:r w:rsidRPr="00A16CCE">
              <w:rPr>
                <w:rStyle w:val="CodeText"/>
              </w:rPr>
              <w:t>_</w:t>
            </w:r>
            <w:proofErr w:type="gramStart"/>
            <w:r w:rsidRPr="00A16CCE">
              <w:rPr>
                <w:rStyle w:val="CodeText"/>
              </w:rPr>
              <w:t>cmd</w:t>
            </w:r>
            <w:proofErr w:type="spellEnd"/>
            <w:r w:rsidRPr="00A16CCE">
              <w:rPr>
                <w:rStyle w:val="CodeText"/>
              </w:rPr>
              <w:t>(</w:t>
            </w:r>
            <w:proofErr w:type="gramEnd"/>
            <w:r w:rsidRPr="00A16CCE">
              <w:rPr>
                <w:rStyle w:val="CodeText"/>
              </w:rPr>
              <w:t xml:space="preserve">“Write Buffer </w:t>
            </w:r>
            <w:r w:rsidR="002758E3">
              <w:rPr>
                <w:rStyle w:val="CodeText"/>
              </w:rPr>
              <w:t>Segment</w:t>
            </w:r>
            <w:r w:rsidRPr="00A16CCE">
              <w:rPr>
                <w:rStyle w:val="CodeText"/>
              </w:rPr>
              <w:t xml:space="preserve">”, </w:t>
            </w:r>
            <w:proofErr w:type="gramStart"/>
            <w:r w:rsidRPr="00A16CCE">
              <w:rPr>
                <w:rStyle w:val="CodeText"/>
              </w:rPr>
              <w:t>payload[</w:t>
            </w:r>
            <w:proofErr w:type="gramEnd"/>
            <w:r w:rsidR="002758E3">
              <w:rPr>
                <w:rStyle w:val="CodeText"/>
              </w:rPr>
              <w:t>20</w:t>
            </w:r>
            <w:r w:rsidRPr="00A16CCE">
              <w:rPr>
                <w:rStyle w:val="CodeText"/>
              </w:rPr>
              <w:t>:3</w:t>
            </w:r>
            <w:r w:rsidR="002758E3">
              <w:rPr>
                <w:rStyle w:val="CodeText"/>
              </w:rPr>
              <w:t>9</w:t>
            </w:r>
            <w:r w:rsidRPr="00A16CCE">
              <w:rPr>
                <w:rStyle w:val="CodeText"/>
              </w:rPr>
              <w:t>])</w:t>
            </w:r>
          </w:p>
        </w:tc>
        <w:tc>
          <w:tcPr>
            <w:tcW w:w="3526" w:type="dxa"/>
          </w:tcPr>
          <w:p w14:paraId="4CA782E5" w14:textId="77777777" w:rsidR="00014293" w:rsidRDefault="00014293" w:rsidP="0027597F">
            <w:pPr>
              <w:pStyle w:val="BodyText"/>
            </w:pPr>
            <w:r>
              <w:t>Send the next 20 bytes</w:t>
            </w:r>
            <w:r w:rsidR="002758E3">
              <w:t xml:space="preserve"> segment</w:t>
            </w:r>
          </w:p>
        </w:tc>
      </w:tr>
      <w:tr w:rsidR="00014293" w14:paraId="5E68C5CA" w14:textId="77777777" w:rsidTr="0027597F">
        <w:trPr>
          <w:cnfStyle w:val="000000100000" w:firstRow="0" w:lastRow="0" w:firstColumn="0" w:lastColumn="0" w:oddVBand="0" w:evenVBand="0" w:oddHBand="1" w:evenHBand="0" w:firstRowFirstColumn="0" w:firstRowLastColumn="0" w:lastRowFirstColumn="0" w:lastRowLastColumn="0"/>
        </w:trPr>
        <w:tc>
          <w:tcPr>
            <w:tcW w:w="6363" w:type="dxa"/>
          </w:tcPr>
          <w:p w14:paraId="55032AB7" w14:textId="77777777" w:rsidR="00014293" w:rsidRDefault="00014293" w:rsidP="002758E3">
            <w:pPr>
              <w:pStyle w:val="BodyText"/>
            </w:pPr>
            <w:proofErr w:type="spellStart"/>
            <w:proofErr w:type="gramStart"/>
            <w:r w:rsidRPr="00A16CCE">
              <w:rPr>
                <w:rStyle w:val="CodeText"/>
              </w:rPr>
              <w:t>client.write</w:t>
            </w:r>
            <w:proofErr w:type="gramEnd"/>
            <w:r w:rsidRPr="00A16CCE">
              <w:rPr>
                <w:rStyle w:val="CodeText"/>
              </w:rPr>
              <w:t>_</w:t>
            </w:r>
            <w:proofErr w:type="gramStart"/>
            <w:r w:rsidRPr="00A16CCE">
              <w:rPr>
                <w:rStyle w:val="CodeText"/>
              </w:rPr>
              <w:t>cmd</w:t>
            </w:r>
            <w:proofErr w:type="spellEnd"/>
            <w:r w:rsidRPr="00A16CCE">
              <w:rPr>
                <w:rStyle w:val="CodeText"/>
              </w:rPr>
              <w:t>(</w:t>
            </w:r>
            <w:proofErr w:type="gramEnd"/>
            <w:r w:rsidRPr="00A16CCE">
              <w:rPr>
                <w:rStyle w:val="CodeText"/>
              </w:rPr>
              <w:t xml:space="preserve">“Write Buffer </w:t>
            </w:r>
            <w:r w:rsidR="002758E3">
              <w:rPr>
                <w:rStyle w:val="CodeText"/>
              </w:rPr>
              <w:t>Segment</w:t>
            </w:r>
            <w:r w:rsidRPr="00A16CCE">
              <w:rPr>
                <w:rStyle w:val="CodeText"/>
              </w:rPr>
              <w:t xml:space="preserve">”, </w:t>
            </w:r>
            <w:proofErr w:type="gramStart"/>
            <w:r w:rsidRPr="00A16CCE">
              <w:rPr>
                <w:rStyle w:val="CodeText"/>
              </w:rPr>
              <w:t>payload[</w:t>
            </w:r>
            <w:proofErr w:type="gramEnd"/>
            <w:r w:rsidR="002758E3">
              <w:rPr>
                <w:rStyle w:val="CodeText"/>
              </w:rPr>
              <w:t>40</w:t>
            </w:r>
            <w:r w:rsidRPr="00A16CCE">
              <w:rPr>
                <w:rStyle w:val="CodeText"/>
              </w:rPr>
              <w:t>:</w:t>
            </w:r>
            <w:r>
              <w:rPr>
                <w:rStyle w:val="CodeText"/>
              </w:rPr>
              <w:t>5</w:t>
            </w:r>
            <w:r w:rsidR="002758E3">
              <w:rPr>
                <w:rStyle w:val="CodeText"/>
              </w:rPr>
              <w:t>9</w:t>
            </w:r>
            <w:r w:rsidRPr="00A16CCE">
              <w:rPr>
                <w:rStyle w:val="CodeText"/>
              </w:rPr>
              <w:t>])</w:t>
            </w:r>
          </w:p>
        </w:tc>
        <w:tc>
          <w:tcPr>
            <w:tcW w:w="3526" w:type="dxa"/>
          </w:tcPr>
          <w:p w14:paraId="758A86F8" w14:textId="77777777" w:rsidR="00014293" w:rsidRDefault="00014293" w:rsidP="0027597F">
            <w:pPr>
              <w:pStyle w:val="BodyText"/>
            </w:pPr>
            <w:r>
              <w:t>Send the next 20 bytes</w:t>
            </w:r>
            <w:r w:rsidR="002758E3">
              <w:t xml:space="preserve"> segment</w:t>
            </w:r>
          </w:p>
        </w:tc>
      </w:tr>
      <w:tr w:rsidR="00014293" w14:paraId="3F377327" w14:textId="77777777" w:rsidTr="0027597F">
        <w:tc>
          <w:tcPr>
            <w:tcW w:w="6363" w:type="dxa"/>
          </w:tcPr>
          <w:p w14:paraId="7478AD39" w14:textId="77777777" w:rsidR="00014293" w:rsidRDefault="00014293" w:rsidP="002758E3">
            <w:pPr>
              <w:pStyle w:val="BodyText"/>
            </w:pPr>
            <w:proofErr w:type="spellStart"/>
            <w:proofErr w:type="gramStart"/>
            <w:r w:rsidRPr="00A16CCE">
              <w:rPr>
                <w:rStyle w:val="CodeText"/>
              </w:rPr>
              <w:t>client.write</w:t>
            </w:r>
            <w:proofErr w:type="gramEnd"/>
            <w:r w:rsidRPr="00A16CCE">
              <w:rPr>
                <w:rStyle w:val="CodeText"/>
              </w:rPr>
              <w:t>_</w:t>
            </w:r>
            <w:proofErr w:type="gramStart"/>
            <w:r w:rsidRPr="00A16CCE">
              <w:rPr>
                <w:rStyle w:val="CodeText"/>
              </w:rPr>
              <w:t>cmd</w:t>
            </w:r>
            <w:proofErr w:type="spellEnd"/>
            <w:r w:rsidRPr="00A16CCE">
              <w:rPr>
                <w:rStyle w:val="CodeText"/>
              </w:rPr>
              <w:t>(</w:t>
            </w:r>
            <w:proofErr w:type="gramEnd"/>
            <w:r w:rsidRPr="00A16CCE">
              <w:rPr>
                <w:rStyle w:val="CodeText"/>
              </w:rPr>
              <w:t xml:space="preserve">“Write Buffer </w:t>
            </w:r>
            <w:r w:rsidR="002758E3">
              <w:rPr>
                <w:rStyle w:val="CodeText"/>
              </w:rPr>
              <w:t>Segment</w:t>
            </w:r>
            <w:r w:rsidRPr="00A16CCE">
              <w:rPr>
                <w:rStyle w:val="CodeText"/>
              </w:rPr>
              <w:t xml:space="preserve">”, </w:t>
            </w:r>
            <w:proofErr w:type="gramStart"/>
            <w:r w:rsidRPr="00A16CCE">
              <w:rPr>
                <w:rStyle w:val="CodeText"/>
              </w:rPr>
              <w:t>payload[</w:t>
            </w:r>
            <w:proofErr w:type="gramEnd"/>
            <w:r w:rsidR="002758E3">
              <w:rPr>
                <w:rStyle w:val="CodeText"/>
              </w:rPr>
              <w:t>60</w:t>
            </w:r>
            <w:r w:rsidRPr="00A16CCE">
              <w:rPr>
                <w:rStyle w:val="CodeText"/>
              </w:rPr>
              <w:t>:</w:t>
            </w:r>
            <w:r>
              <w:rPr>
                <w:rStyle w:val="CodeText"/>
              </w:rPr>
              <w:t>7</w:t>
            </w:r>
            <w:r w:rsidR="002758E3">
              <w:rPr>
                <w:rStyle w:val="CodeText"/>
              </w:rPr>
              <w:t>9</w:t>
            </w:r>
            <w:r w:rsidRPr="00A16CCE">
              <w:rPr>
                <w:rStyle w:val="CodeText"/>
              </w:rPr>
              <w:t>])</w:t>
            </w:r>
          </w:p>
        </w:tc>
        <w:tc>
          <w:tcPr>
            <w:tcW w:w="3526" w:type="dxa"/>
          </w:tcPr>
          <w:p w14:paraId="549A518D" w14:textId="77777777" w:rsidR="00014293" w:rsidRDefault="00014293" w:rsidP="0027597F">
            <w:pPr>
              <w:pStyle w:val="BodyText"/>
            </w:pPr>
            <w:r>
              <w:t>Send the next 20 bytes</w:t>
            </w:r>
            <w:r w:rsidR="002758E3">
              <w:t xml:space="preserve"> segment</w:t>
            </w:r>
          </w:p>
        </w:tc>
      </w:tr>
      <w:tr w:rsidR="00014293" w14:paraId="48DD21EC" w14:textId="77777777" w:rsidTr="0027597F">
        <w:trPr>
          <w:cnfStyle w:val="000000100000" w:firstRow="0" w:lastRow="0" w:firstColumn="0" w:lastColumn="0" w:oddVBand="0" w:evenVBand="0" w:oddHBand="1" w:evenHBand="0" w:firstRowFirstColumn="0" w:firstRowLastColumn="0" w:lastRowFirstColumn="0" w:lastRowLastColumn="0"/>
        </w:trPr>
        <w:tc>
          <w:tcPr>
            <w:tcW w:w="6363" w:type="dxa"/>
          </w:tcPr>
          <w:p w14:paraId="4D496C58" w14:textId="77777777" w:rsidR="00014293" w:rsidRPr="00A16CCE" w:rsidRDefault="00014293" w:rsidP="002758E3">
            <w:pPr>
              <w:pStyle w:val="BodyText"/>
              <w:rPr>
                <w:rStyle w:val="CodeText"/>
              </w:rPr>
            </w:pPr>
            <w:proofErr w:type="spellStart"/>
            <w:proofErr w:type="gramStart"/>
            <w:r w:rsidRPr="00A16CCE">
              <w:rPr>
                <w:rStyle w:val="CodeText"/>
              </w:rPr>
              <w:t>cl</w:t>
            </w:r>
            <w:r w:rsidR="002758E3">
              <w:rPr>
                <w:rStyle w:val="CodeText"/>
              </w:rPr>
              <w:t>ient.write</w:t>
            </w:r>
            <w:proofErr w:type="gramEnd"/>
            <w:r w:rsidR="002758E3">
              <w:rPr>
                <w:rStyle w:val="CodeText"/>
              </w:rPr>
              <w:t>_</w:t>
            </w:r>
            <w:proofErr w:type="gramStart"/>
            <w:r w:rsidR="002758E3">
              <w:rPr>
                <w:rStyle w:val="CodeText"/>
              </w:rPr>
              <w:t>cmd</w:t>
            </w:r>
            <w:proofErr w:type="spellEnd"/>
            <w:r w:rsidR="002758E3">
              <w:rPr>
                <w:rStyle w:val="CodeText"/>
              </w:rPr>
              <w:t>(</w:t>
            </w:r>
            <w:proofErr w:type="gramEnd"/>
            <w:r w:rsidR="002758E3">
              <w:rPr>
                <w:rStyle w:val="CodeText"/>
              </w:rPr>
              <w:t>“Write Buffer Last</w:t>
            </w:r>
            <w:r w:rsidRPr="00A16CCE">
              <w:rPr>
                <w:rStyle w:val="CodeText"/>
              </w:rPr>
              <w:t xml:space="preserve">”, </w:t>
            </w:r>
            <w:proofErr w:type="gramStart"/>
            <w:r w:rsidRPr="00A16CCE">
              <w:rPr>
                <w:rStyle w:val="CodeText"/>
              </w:rPr>
              <w:t>payload[</w:t>
            </w:r>
            <w:proofErr w:type="gramEnd"/>
            <w:r>
              <w:rPr>
                <w:rStyle w:val="CodeText"/>
              </w:rPr>
              <w:t>79</w:t>
            </w:r>
            <w:r w:rsidR="002758E3">
              <w:rPr>
                <w:rStyle w:val="CodeText"/>
              </w:rPr>
              <w:t>:84</w:t>
            </w:r>
            <w:r w:rsidRPr="00A16CCE">
              <w:rPr>
                <w:rStyle w:val="CodeText"/>
              </w:rPr>
              <w:t>])</w:t>
            </w:r>
          </w:p>
        </w:tc>
        <w:tc>
          <w:tcPr>
            <w:tcW w:w="3526" w:type="dxa"/>
          </w:tcPr>
          <w:p w14:paraId="14CE4942" w14:textId="77777777" w:rsidR="00014293" w:rsidRDefault="00014293" w:rsidP="002758E3">
            <w:pPr>
              <w:pStyle w:val="BodyText"/>
            </w:pPr>
            <w:r>
              <w:t>S</w:t>
            </w:r>
            <w:r w:rsidR="002758E3">
              <w:t>end</w:t>
            </w:r>
            <w:r>
              <w:t xml:space="preserve"> the final </w:t>
            </w:r>
            <w:r w:rsidR="002758E3">
              <w:t>5</w:t>
            </w:r>
            <w:r>
              <w:t xml:space="preserve"> bytes</w:t>
            </w:r>
            <w:r w:rsidR="002758E3">
              <w:t xml:space="preserve"> segment</w:t>
            </w:r>
          </w:p>
        </w:tc>
      </w:tr>
    </w:tbl>
    <w:p w14:paraId="666B365F" w14:textId="77777777" w:rsidR="00014293" w:rsidRDefault="00014293" w:rsidP="00014293">
      <w:pPr>
        <w:pStyle w:val="BodyText"/>
      </w:pPr>
    </w:p>
    <w:p w14:paraId="3A11B9F9" w14:textId="77777777" w:rsidR="00014293" w:rsidRDefault="00014293" w:rsidP="00014293">
      <w:pPr>
        <w:pStyle w:val="Heading3"/>
        <w:numPr>
          <w:ilvl w:val="2"/>
          <w:numId w:val="4"/>
        </w:numPr>
      </w:pPr>
      <w:bookmarkStart w:id="98" w:name="_Toc471073848"/>
      <w:r>
        <w:t>Using the Read FIFO</w:t>
      </w:r>
      <w:bookmarkEnd w:id="98"/>
    </w:p>
    <w:p w14:paraId="551848AB" w14:textId="77777777" w:rsidR="00014293" w:rsidRDefault="00014293" w:rsidP="00014293">
      <w:pPr>
        <w:pStyle w:val="BodyText"/>
      </w:pPr>
      <w:r>
        <w:t>This is an example of sending 19 bytes from the server to the client via the Read FIFO. The transaction is complete after just one Notification from the server to the client, since the payloa</w:t>
      </w:r>
      <w:r w:rsidR="00DB71E0">
        <w:t>d fits in the “Read Buffer Last</w:t>
      </w:r>
      <w:r>
        <w:t>” characteristic.</w:t>
      </w:r>
    </w:p>
    <w:tbl>
      <w:tblPr>
        <w:tblStyle w:val="GridTable2-Accent51"/>
        <w:tblW w:w="9889" w:type="dxa"/>
        <w:tblLook w:val="0400" w:firstRow="0" w:lastRow="0" w:firstColumn="0" w:lastColumn="0" w:noHBand="0" w:noVBand="1"/>
      </w:tblPr>
      <w:tblGrid>
        <w:gridCol w:w="6345"/>
        <w:gridCol w:w="3544"/>
      </w:tblGrid>
      <w:tr w:rsidR="00014293" w14:paraId="41B7DAD9" w14:textId="77777777" w:rsidTr="0027597F">
        <w:trPr>
          <w:cnfStyle w:val="000000100000" w:firstRow="0" w:lastRow="0" w:firstColumn="0" w:lastColumn="0" w:oddVBand="0" w:evenVBand="0" w:oddHBand="1" w:evenHBand="0" w:firstRowFirstColumn="0" w:firstRowLastColumn="0" w:lastRowFirstColumn="0" w:lastRowLastColumn="0"/>
        </w:trPr>
        <w:tc>
          <w:tcPr>
            <w:tcW w:w="6345" w:type="dxa"/>
          </w:tcPr>
          <w:p w14:paraId="1FA89F57" w14:textId="77777777" w:rsidR="00014293" w:rsidRDefault="00014293" w:rsidP="00DB71E0">
            <w:pPr>
              <w:pStyle w:val="BodyText"/>
            </w:pPr>
            <w:proofErr w:type="spellStart"/>
            <w:proofErr w:type="gramStart"/>
            <w:r>
              <w:rPr>
                <w:rStyle w:val="CodeText"/>
                <w:b/>
                <w:bCs/>
              </w:rPr>
              <w:t>server</w:t>
            </w:r>
            <w:r w:rsidRPr="00C256DB">
              <w:rPr>
                <w:rStyle w:val="CodeText"/>
              </w:rPr>
              <w:t>.</w:t>
            </w:r>
            <w:r>
              <w:rPr>
                <w:rStyle w:val="CodeText"/>
              </w:rPr>
              <w:t>notify</w:t>
            </w:r>
            <w:proofErr w:type="spellEnd"/>
            <w:proofErr w:type="gramEnd"/>
            <w:r w:rsidRPr="00C256DB">
              <w:rPr>
                <w:rStyle w:val="CodeText"/>
              </w:rPr>
              <w:t>(“</w:t>
            </w:r>
            <w:r>
              <w:rPr>
                <w:rStyle w:val="CodeText"/>
              </w:rPr>
              <w:t>Read</w:t>
            </w:r>
            <w:r w:rsidRPr="00C256DB">
              <w:rPr>
                <w:rStyle w:val="CodeText"/>
              </w:rPr>
              <w:t xml:space="preserve"> Buffer </w:t>
            </w:r>
            <w:r w:rsidR="00DB71E0">
              <w:rPr>
                <w:rStyle w:val="CodeText"/>
              </w:rPr>
              <w:t>Last</w:t>
            </w:r>
            <w:r w:rsidRPr="00C256DB">
              <w:rPr>
                <w:rStyle w:val="CodeText"/>
              </w:rPr>
              <w:t xml:space="preserve">”, </w:t>
            </w:r>
            <w:proofErr w:type="gramStart"/>
            <w:r w:rsidRPr="00C256DB">
              <w:rPr>
                <w:rStyle w:val="CodeText"/>
              </w:rPr>
              <w:t>payload[</w:t>
            </w:r>
            <w:proofErr w:type="gramEnd"/>
            <w:r w:rsidRPr="00C256DB">
              <w:rPr>
                <w:rStyle w:val="CodeText"/>
              </w:rPr>
              <w:t>0:18])</w:t>
            </w:r>
          </w:p>
        </w:tc>
        <w:tc>
          <w:tcPr>
            <w:tcW w:w="3544" w:type="dxa"/>
          </w:tcPr>
          <w:p w14:paraId="22F59091" w14:textId="77777777" w:rsidR="00014293" w:rsidRDefault="00014293" w:rsidP="0027597F">
            <w:pPr>
              <w:pStyle w:val="BodyText"/>
            </w:pPr>
          </w:p>
        </w:tc>
      </w:tr>
      <w:tr w:rsidR="00014293" w14:paraId="28A36806" w14:textId="77777777" w:rsidTr="0027597F">
        <w:tc>
          <w:tcPr>
            <w:tcW w:w="6345" w:type="dxa"/>
          </w:tcPr>
          <w:p w14:paraId="45539E4F" w14:textId="77777777" w:rsidR="00014293" w:rsidRPr="00C256DB" w:rsidRDefault="00014293" w:rsidP="0027597F">
            <w:pPr>
              <w:pStyle w:val="BodyText"/>
              <w:rPr>
                <w:rStyle w:val="CodeText"/>
              </w:rPr>
            </w:pPr>
          </w:p>
        </w:tc>
        <w:tc>
          <w:tcPr>
            <w:tcW w:w="3544" w:type="dxa"/>
          </w:tcPr>
          <w:p w14:paraId="33ED109F" w14:textId="77777777" w:rsidR="00014293" w:rsidRDefault="00014293" w:rsidP="00187FA8">
            <w:pPr>
              <w:pStyle w:val="BodyText"/>
            </w:pPr>
            <w:r>
              <w:t xml:space="preserve">No notifications on the “Read Buffer </w:t>
            </w:r>
            <w:r w:rsidR="00187FA8">
              <w:t>Segment</w:t>
            </w:r>
            <w:r>
              <w:t>” characteristic.</w:t>
            </w:r>
          </w:p>
        </w:tc>
      </w:tr>
    </w:tbl>
    <w:p w14:paraId="1FDA73DE" w14:textId="77777777" w:rsidR="00014293" w:rsidRPr="00A55D85" w:rsidRDefault="00014293" w:rsidP="00014293">
      <w:pPr>
        <w:pStyle w:val="BodyText"/>
      </w:pPr>
    </w:p>
    <w:p w14:paraId="1A9BBC48" w14:textId="77777777" w:rsidR="00014293" w:rsidRDefault="00014293" w:rsidP="00014293">
      <w:pPr>
        <w:pStyle w:val="Heading2"/>
        <w:numPr>
          <w:ilvl w:val="1"/>
          <w:numId w:val="4"/>
        </w:numPr>
        <w:ind w:left="0"/>
      </w:pPr>
      <w:bookmarkStart w:id="99" w:name="_Toc471073849"/>
      <w:r>
        <w:t>Authentication</w:t>
      </w:r>
      <w:bookmarkEnd w:id="99"/>
    </w:p>
    <w:p w14:paraId="6392C536" w14:textId="07621100" w:rsidR="00014293" w:rsidRDefault="00014293" w:rsidP="00014293">
      <w:pPr>
        <w:pStyle w:val="Heading3"/>
        <w:numPr>
          <w:ilvl w:val="2"/>
          <w:numId w:val="4"/>
        </w:numPr>
      </w:pPr>
      <w:bookmarkStart w:id="100" w:name="_Toc471073850"/>
      <w:r>
        <w:t>Introduction</w:t>
      </w:r>
      <w:bookmarkEnd w:id="100"/>
    </w:p>
    <w:p w14:paraId="10A48528" w14:textId="77777777" w:rsidR="00014293" w:rsidRDefault="00014293" w:rsidP="00014293">
      <w:r>
        <w:t xml:space="preserve">The current solution in the </w:t>
      </w:r>
      <w:r w:rsidR="00503F59">
        <w:t>Vibe Service uses the MD5 hash.</w:t>
      </w:r>
    </w:p>
    <w:p w14:paraId="12950F86" w14:textId="77777777" w:rsidR="00014293" w:rsidRDefault="00014293" w:rsidP="00014293"/>
    <w:p w14:paraId="7B813FCC" w14:textId="77777777" w:rsidR="00014293" w:rsidRDefault="00014293" w:rsidP="00014293">
      <w:pPr>
        <w:rPr>
          <w:kern w:val="0"/>
        </w:rPr>
      </w:pPr>
      <w:r>
        <w:t xml:space="preserve">From </w:t>
      </w:r>
      <w:hyperlink r:id="rId12" w:history="1">
        <w:r>
          <w:rPr>
            <w:rStyle w:val="Hyperlink"/>
          </w:rPr>
          <w:t>http://en.wikipedia.org/wiki/Challenge%E2%80%93response_authentication</w:t>
        </w:r>
      </w:hyperlink>
      <w:r>
        <w:t>:</w:t>
      </w:r>
    </w:p>
    <w:tbl>
      <w:tblPr>
        <w:tblStyle w:val="TableGrid"/>
        <w:tblW w:w="0" w:type="auto"/>
        <w:tblInd w:w="1101" w:type="dxa"/>
        <w:tblLook w:val="04A0" w:firstRow="1" w:lastRow="0" w:firstColumn="1" w:lastColumn="0" w:noHBand="0" w:noVBand="1"/>
      </w:tblPr>
      <w:tblGrid>
        <w:gridCol w:w="7371"/>
      </w:tblGrid>
      <w:tr w:rsidR="00014293" w14:paraId="6F10212E" w14:textId="77777777" w:rsidTr="0027597F">
        <w:tc>
          <w:tcPr>
            <w:tcW w:w="7371" w:type="dxa"/>
          </w:tcPr>
          <w:p w14:paraId="28797730" w14:textId="77777777" w:rsidR="00014293" w:rsidRDefault="00014293" w:rsidP="0027597F">
            <w:r>
              <w:rPr>
                <w:rStyle w:val="mw-headline"/>
                <w:rFonts w:ascii="Georgia" w:hAnsi="Georgia"/>
                <w:b/>
                <w:bCs/>
                <w:color w:val="000000"/>
              </w:rPr>
              <w:t>Simple example mutual authentication sequence</w:t>
            </w:r>
          </w:p>
          <w:p w14:paraId="56DE2C80" w14:textId="77777777" w:rsidR="00014293" w:rsidRDefault="00014293">
            <w:pPr>
              <w:numPr>
                <w:ilvl w:val="0"/>
                <w:numId w:val="15"/>
              </w:numPr>
              <w:shd w:val="clear" w:color="auto" w:fill="FFFFFF"/>
              <w:spacing w:before="100" w:beforeAutospacing="1" w:after="24" w:line="336" w:lineRule="atLeast"/>
              <w:ind w:left="384"/>
              <w:rPr>
                <w:rFonts w:ascii="Arial" w:eastAsiaTheme="minorHAnsi" w:hAnsi="Arial" w:cs="Arial"/>
                <w:color w:val="252525"/>
                <w:sz w:val="21"/>
                <w:szCs w:val="21"/>
              </w:rPr>
            </w:pPr>
            <w:r>
              <w:rPr>
                <w:rFonts w:ascii="Arial" w:hAnsi="Arial" w:cs="Arial"/>
                <w:color w:val="0000FF"/>
                <w:sz w:val="21"/>
                <w:szCs w:val="21"/>
              </w:rPr>
              <w:t>Server sends</w:t>
            </w:r>
            <w:r>
              <w:rPr>
                <w:rFonts w:ascii="Arial" w:hAnsi="Arial" w:cs="Arial"/>
                <w:color w:val="252525"/>
                <w:sz w:val="21"/>
                <w:szCs w:val="21"/>
              </w:rPr>
              <w:t xml:space="preserve"> a unique challenge value</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sc</w:t>
            </w:r>
            <w:proofErr w:type="spellEnd"/>
            <w:r>
              <w:rPr>
                <w:rStyle w:val="apple-converted-space"/>
                <w:rFonts w:ascii="Arial" w:hAnsi="Arial" w:cs="Arial"/>
                <w:color w:val="252525"/>
                <w:sz w:val="21"/>
                <w:szCs w:val="21"/>
              </w:rPr>
              <w:t> </w:t>
            </w:r>
            <w:r>
              <w:rPr>
                <w:rFonts w:ascii="Arial" w:hAnsi="Arial" w:cs="Arial"/>
                <w:color w:val="252525"/>
                <w:sz w:val="21"/>
                <w:szCs w:val="21"/>
              </w:rPr>
              <w:t>to the client</w:t>
            </w:r>
          </w:p>
          <w:p w14:paraId="245E0FF4"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252525"/>
                <w:sz w:val="21"/>
                <w:szCs w:val="21"/>
              </w:rPr>
              <w:lastRenderedPageBreak/>
              <w:t>Client generates unique challenge value</w:t>
            </w:r>
            <w:r>
              <w:rPr>
                <w:rStyle w:val="apple-converted-space"/>
                <w:rFonts w:ascii="Arial" w:hAnsi="Arial" w:cs="Arial"/>
                <w:color w:val="252525"/>
                <w:sz w:val="21"/>
                <w:szCs w:val="21"/>
              </w:rPr>
              <w:t> </w:t>
            </w:r>
            <w:r>
              <w:rPr>
                <w:rFonts w:ascii="Arial" w:hAnsi="Arial" w:cs="Arial"/>
                <w:b/>
                <w:bCs/>
                <w:i/>
                <w:iCs/>
                <w:color w:val="252525"/>
                <w:sz w:val="21"/>
                <w:szCs w:val="21"/>
              </w:rPr>
              <w:t>cc</w:t>
            </w:r>
          </w:p>
          <w:p w14:paraId="4796DB3B"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252525"/>
                <w:sz w:val="21"/>
                <w:szCs w:val="21"/>
              </w:rPr>
              <w:t>Client computes</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cr</w:t>
            </w:r>
            <w:proofErr w:type="spellEnd"/>
            <w:r>
              <w:rPr>
                <w:rStyle w:val="apple-converted-space"/>
                <w:rFonts w:ascii="Arial" w:hAnsi="Arial" w:cs="Arial"/>
                <w:color w:val="252525"/>
                <w:sz w:val="21"/>
                <w:szCs w:val="21"/>
              </w:rPr>
              <w:t> </w:t>
            </w:r>
            <w:r>
              <w:rPr>
                <w:rFonts w:ascii="Arial" w:hAnsi="Arial" w:cs="Arial"/>
                <w:color w:val="252525"/>
                <w:sz w:val="21"/>
                <w:szCs w:val="21"/>
              </w:rPr>
              <w:t xml:space="preserve">= </w:t>
            </w:r>
            <w:proofErr w:type="gramStart"/>
            <w:r>
              <w:rPr>
                <w:rFonts w:ascii="Arial" w:hAnsi="Arial" w:cs="Arial"/>
                <w:color w:val="252525"/>
                <w:sz w:val="21"/>
                <w:szCs w:val="21"/>
              </w:rPr>
              <w:t>hash(</w:t>
            </w:r>
            <w:proofErr w:type="gramEnd"/>
            <w:r>
              <w:rPr>
                <w:rFonts w:ascii="Arial" w:hAnsi="Arial" w:cs="Arial"/>
                <w:color w:val="252525"/>
                <w:sz w:val="21"/>
                <w:szCs w:val="21"/>
              </w:rPr>
              <w:t xml:space="preserve">cc || </w:t>
            </w:r>
            <w:proofErr w:type="spellStart"/>
            <w:r>
              <w:rPr>
                <w:rFonts w:ascii="Arial" w:hAnsi="Arial" w:cs="Arial"/>
                <w:color w:val="252525"/>
                <w:sz w:val="21"/>
                <w:szCs w:val="21"/>
              </w:rPr>
              <w:t>sc</w:t>
            </w:r>
            <w:proofErr w:type="spellEnd"/>
            <w:r>
              <w:rPr>
                <w:rFonts w:ascii="Arial" w:hAnsi="Arial" w:cs="Arial"/>
                <w:color w:val="252525"/>
                <w:sz w:val="21"/>
                <w:szCs w:val="21"/>
              </w:rPr>
              <w:t xml:space="preserve"> || secret)</w:t>
            </w:r>
          </w:p>
          <w:p w14:paraId="01654D3D"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FF0000"/>
                <w:sz w:val="21"/>
                <w:szCs w:val="21"/>
              </w:rPr>
              <w:t>Client sends</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cr</w:t>
            </w:r>
            <w:proofErr w:type="spellEnd"/>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r>
              <w:rPr>
                <w:rFonts w:ascii="Arial" w:hAnsi="Arial" w:cs="Arial"/>
                <w:b/>
                <w:bCs/>
                <w:i/>
                <w:iCs/>
                <w:color w:val="252525"/>
                <w:sz w:val="21"/>
                <w:szCs w:val="21"/>
              </w:rPr>
              <w:t>cc</w:t>
            </w:r>
            <w:r>
              <w:rPr>
                <w:rStyle w:val="apple-converted-space"/>
                <w:rFonts w:ascii="Arial" w:hAnsi="Arial" w:cs="Arial"/>
                <w:color w:val="252525"/>
                <w:sz w:val="21"/>
                <w:szCs w:val="21"/>
              </w:rPr>
              <w:t> </w:t>
            </w:r>
            <w:r>
              <w:rPr>
                <w:rFonts w:ascii="Arial" w:hAnsi="Arial" w:cs="Arial"/>
                <w:color w:val="252525"/>
                <w:sz w:val="21"/>
                <w:szCs w:val="21"/>
              </w:rPr>
              <w:t>to the server</w:t>
            </w:r>
          </w:p>
          <w:p w14:paraId="2650D8BB"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252525"/>
                <w:sz w:val="21"/>
                <w:szCs w:val="21"/>
              </w:rPr>
              <w:t>Server calculates the expected value of</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cr</w:t>
            </w:r>
            <w:proofErr w:type="spellEnd"/>
            <w:r>
              <w:rPr>
                <w:rStyle w:val="apple-converted-space"/>
                <w:rFonts w:ascii="Arial" w:hAnsi="Arial" w:cs="Arial"/>
                <w:color w:val="252525"/>
                <w:sz w:val="21"/>
                <w:szCs w:val="21"/>
              </w:rPr>
              <w:t> </w:t>
            </w:r>
            <w:r>
              <w:rPr>
                <w:rFonts w:ascii="Arial" w:hAnsi="Arial" w:cs="Arial"/>
                <w:color w:val="252525"/>
                <w:sz w:val="21"/>
                <w:szCs w:val="21"/>
              </w:rPr>
              <w:t>and ensures the client responded correctly</w:t>
            </w:r>
          </w:p>
          <w:p w14:paraId="069740ED"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252525"/>
                <w:sz w:val="21"/>
                <w:szCs w:val="21"/>
              </w:rPr>
              <w:t>Server computes</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sr</w:t>
            </w:r>
            <w:proofErr w:type="spellEnd"/>
            <w:r>
              <w:rPr>
                <w:rStyle w:val="apple-converted-space"/>
                <w:rFonts w:ascii="Arial" w:hAnsi="Arial" w:cs="Arial"/>
                <w:color w:val="252525"/>
                <w:sz w:val="21"/>
                <w:szCs w:val="21"/>
              </w:rPr>
              <w:t> </w:t>
            </w:r>
            <w:r>
              <w:rPr>
                <w:rFonts w:ascii="Arial" w:hAnsi="Arial" w:cs="Arial"/>
                <w:color w:val="252525"/>
                <w:sz w:val="21"/>
                <w:szCs w:val="21"/>
              </w:rPr>
              <w:t xml:space="preserve">= </w:t>
            </w:r>
            <w:proofErr w:type="gramStart"/>
            <w:r>
              <w:rPr>
                <w:rFonts w:ascii="Arial" w:hAnsi="Arial" w:cs="Arial"/>
                <w:color w:val="252525"/>
                <w:sz w:val="21"/>
                <w:szCs w:val="21"/>
              </w:rPr>
              <w:t>hash(</w:t>
            </w:r>
            <w:proofErr w:type="spellStart"/>
            <w:proofErr w:type="gramEnd"/>
            <w:r>
              <w:rPr>
                <w:rFonts w:ascii="Arial" w:hAnsi="Arial" w:cs="Arial"/>
                <w:color w:val="252525"/>
                <w:sz w:val="21"/>
                <w:szCs w:val="21"/>
              </w:rPr>
              <w:t>sc</w:t>
            </w:r>
            <w:proofErr w:type="spellEnd"/>
            <w:r>
              <w:rPr>
                <w:rFonts w:ascii="Arial" w:hAnsi="Arial" w:cs="Arial"/>
                <w:color w:val="252525"/>
                <w:sz w:val="21"/>
                <w:szCs w:val="21"/>
              </w:rPr>
              <w:t xml:space="preserve"> || cc || secret)</w:t>
            </w:r>
          </w:p>
          <w:p w14:paraId="73A26B8B"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0000FF"/>
                <w:sz w:val="21"/>
                <w:szCs w:val="21"/>
              </w:rPr>
              <w:t>Server sends</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sr</w:t>
            </w:r>
            <w:proofErr w:type="spellEnd"/>
          </w:p>
          <w:p w14:paraId="3904B8D5" w14:textId="77777777" w:rsidR="00014293" w:rsidRDefault="00014293">
            <w:pPr>
              <w:numPr>
                <w:ilvl w:val="0"/>
                <w:numId w:val="15"/>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color w:val="252525"/>
                <w:sz w:val="21"/>
                <w:szCs w:val="21"/>
              </w:rPr>
              <w:t>Client calculates the expected value of</w:t>
            </w:r>
            <w:r>
              <w:rPr>
                <w:rStyle w:val="apple-converted-space"/>
                <w:rFonts w:ascii="Arial" w:hAnsi="Arial" w:cs="Arial"/>
                <w:color w:val="252525"/>
                <w:sz w:val="21"/>
                <w:szCs w:val="21"/>
              </w:rPr>
              <w:t> </w:t>
            </w:r>
            <w:proofErr w:type="spellStart"/>
            <w:r>
              <w:rPr>
                <w:rFonts w:ascii="Arial" w:hAnsi="Arial" w:cs="Arial"/>
                <w:b/>
                <w:bCs/>
                <w:i/>
                <w:iCs/>
                <w:color w:val="252525"/>
                <w:sz w:val="21"/>
                <w:szCs w:val="21"/>
              </w:rPr>
              <w:t>sr</w:t>
            </w:r>
            <w:proofErr w:type="spellEnd"/>
            <w:r>
              <w:rPr>
                <w:rStyle w:val="apple-converted-space"/>
                <w:rFonts w:ascii="Arial" w:hAnsi="Arial" w:cs="Arial"/>
                <w:color w:val="252525"/>
                <w:sz w:val="21"/>
                <w:szCs w:val="21"/>
              </w:rPr>
              <w:t> </w:t>
            </w:r>
            <w:r>
              <w:rPr>
                <w:rFonts w:ascii="Arial" w:hAnsi="Arial" w:cs="Arial"/>
                <w:color w:val="252525"/>
                <w:sz w:val="21"/>
                <w:szCs w:val="21"/>
              </w:rPr>
              <w:t>and ensures the server responded correctly</w:t>
            </w:r>
          </w:p>
          <w:p w14:paraId="053392E2" w14:textId="77777777" w:rsidR="00014293" w:rsidRDefault="00014293" w:rsidP="0027597F">
            <w:pPr>
              <w:pStyle w:val="NormalWeb"/>
              <w:shd w:val="clear" w:color="auto" w:fill="FFFFFF"/>
              <w:spacing w:before="120" w:beforeAutospacing="0" w:after="120" w:afterAutospacing="0" w:line="336" w:lineRule="atLeast"/>
              <w:rPr>
                <w:rFonts w:ascii="Arial" w:hAnsi="Arial" w:cs="Arial"/>
                <w:color w:val="252525"/>
                <w:sz w:val="21"/>
                <w:szCs w:val="21"/>
              </w:rPr>
            </w:pPr>
            <w:proofErr w:type="gramStart"/>
            <w:r>
              <w:rPr>
                <w:rFonts w:ascii="Arial" w:hAnsi="Arial" w:cs="Arial"/>
                <w:color w:val="252525"/>
                <w:sz w:val="21"/>
                <w:szCs w:val="21"/>
              </w:rPr>
              <w:t>where</w:t>
            </w:r>
            <w:proofErr w:type="gramEnd"/>
          </w:p>
          <w:p w14:paraId="269690DD" w14:textId="77777777" w:rsidR="00014293" w:rsidRDefault="00014293">
            <w:pPr>
              <w:numPr>
                <w:ilvl w:val="0"/>
                <w:numId w:val="16"/>
              </w:numPr>
              <w:shd w:val="clear" w:color="auto" w:fill="FFFFFF"/>
              <w:spacing w:before="100" w:beforeAutospacing="1" w:after="24" w:line="336" w:lineRule="atLeast"/>
              <w:ind w:left="384"/>
              <w:rPr>
                <w:rFonts w:ascii="Arial" w:hAnsi="Arial" w:cs="Arial"/>
                <w:color w:val="252525"/>
                <w:sz w:val="21"/>
                <w:szCs w:val="21"/>
              </w:rPr>
            </w:pPr>
            <w:proofErr w:type="spellStart"/>
            <w:r>
              <w:rPr>
                <w:rFonts w:ascii="Arial" w:hAnsi="Arial" w:cs="Arial"/>
                <w:b/>
                <w:bCs/>
                <w:i/>
                <w:iCs/>
                <w:color w:val="252525"/>
                <w:sz w:val="21"/>
                <w:szCs w:val="21"/>
              </w:rPr>
              <w:t>sc</w:t>
            </w:r>
            <w:proofErr w:type="spellEnd"/>
            <w:r>
              <w:rPr>
                <w:rStyle w:val="apple-converted-space"/>
                <w:rFonts w:ascii="Arial" w:hAnsi="Arial" w:cs="Arial"/>
                <w:color w:val="252525"/>
                <w:sz w:val="21"/>
                <w:szCs w:val="21"/>
              </w:rPr>
              <w:t> </w:t>
            </w:r>
            <w:r>
              <w:rPr>
                <w:rFonts w:ascii="Arial" w:hAnsi="Arial" w:cs="Arial"/>
                <w:color w:val="252525"/>
                <w:sz w:val="21"/>
                <w:szCs w:val="21"/>
              </w:rPr>
              <w:t>is the server generated challenge</w:t>
            </w:r>
          </w:p>
          <w:p w14:paraId="794040EE" w14:textId="77777777" w:rsidR="00014293" w:rsidRDefault="00014293">
            <w:pPr>
              <w:numPr>
                <w:ilvl w:val="0"/>
                <w:numId w:val="16"/>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b/>
                <w:bCs/>
                <w:i/>
                <w:iCs/>
                <w:color w:val="252525"/>
                <w:sz w:val="21"/>
                <w:szCs w:val="21"/>
              </w:rPr>
              <w:t>cc</w:t>
            </w:r>
            <w:r>
              <w:rPr>
                <w:rStyle w:val="apple-converted-space"/>
                <w:rFonts w:ascii="Arial" w:hAnsi="Arial" w:cs="Arial"/>
                <w:color w:val="252525"/>
                <w:sz w:val="21"/>
                <w:szCs w:val="21"/>
              </w:rPr>
              <w:t> </w:t>
            </w:r>
            <w:r>
              <w:rPr>
                <w:rFonts w:ascii="Arial" w:hAnsi="Arial" w:cs="Arial"/>
                <w:color w:val="252525"/>
                <w:sz w:val="21"/>
                <w:szCs w:val="21"/>
              </w:rPr>
              <w:t>is the client generated challenge</w:t>
            </w:r>
          </w:p>
          <w:p w14:paraId="3107D1B7" w14:textId="77777777" w:rsidR="00014293" w:rsidRDefault="00014293">
            <w:pPr>
              <w:numPr>
                <w:ilvl w:val="0"/>
                <w:numId w:val="16"/>
              </w:numPr>
              <w:shd w:val="clear" w:color="auto" w:fill="FFFFFF"/>
              <w:spacing w:before="100" w:beforeAutospacing="1" w:after="24" w:line="336" w:lineRule="atLeast"/>
              <w:ind w:left="384"/>
              <w:rPr>
                <w:rFonts w:ascii="Arial" w:hAnsi="Arial" w:cs="Arial"/>
                <w:color w:val="252525"/>
                <w:sz w:val="21"/>
                <w:szCs w:val="21"/>
              </w:rPr>
            </w:pPr>
            <w:proofErr w:type="spellStart"/>
            <w:r>
              <w:rPr>
                <w:rFonts w:ascii="Arial" w:hAnsi="Arial" w:cs="Arial"/>
                <w:b/>
                <w:bCs/>
                <w:i/>
                <w:iCs/>
                <w:color w:val="252525"/>
                <w:sz w:val="21"/>
                <w:szCs w:val="21"/>
              </w:rPr>
              <w:t>cr</w:t>
            </w:r>
            <w:proofErr w:type="spellEnd"/>
            <w:r>
              <w:rPr>
                <w:rStyle w:val="apple-converted-space"/>
                <w:rFonts w:ascii="Arial" w:hAnsi="Arial" w:cs="Arial"/>
                <w:color w:val="252525"/>
                <w:sz w:val="21"/>
                <w:szCs w:val="21"/>
              </w:rPr>
              <w:t> </w:t>
            </w:r>
            <w:r>
              <w:rPr>
                <w:rFonts w:ascii="Arial" w:hAnsi="Arial" w:cs="Arial"/>
                <w:color w:val="252525"/>
                <w:sz w:val="21"/>
                <w:szCs w:val="21"/>
              </w:rPr>
              <w:t>is the client response</w:t>
            </w:r>
          </w:p>
          <w:p w14:paraId="140518A6" w14:textId="77777777" w:rsidR="00014293" w:rsidRDefault="00014293">
            <w:pPr>
              <w:numPr>
                <w:ilvl w:val="0"/>
                <w:numId w:val="16"/>
              </w:numPr>
              <w:shd w:val="clear" w:color="auto" w:fill="FFFFFF"/>
              <w:spacing w:before="100" w:beforeAutospacing="1" w:after="24" w:line="336" w:lineRule="atLeast"/>
              <w:ind w:left="384"/>
              <w:rPr>
                <w:rFonts w:ascii="Arial" w:hAnsi="Arial" w:cs="Arial"/>
                <w:color w:val="252525"/>
                <w:sz w:val="21"/>
                <w:szCs w:val="21"/>
              </w:rPr>
            </w:pPr>
            <w:proofErr w:type="spellStart"/>
            <w:r>
              <w:rPr>
                <w:rFonts w:ascii="Arial" w:hAnsi="Arial" w:cs="Arial"/>
                <w:b/>
                <w:bCs/>
                <w:i/>
                <w:iCs/>
                <w:color w:val="252525"/>
                <w:sz w:val="21"/>
                <w:szCs w:val="21"/>
              </w:rPr>
              <w:t>sr</w:t>
            </w:r>
            <w:proofErr w:type="spellEnd"/>
            <w:r>
              <w:rPr>
                <w:rStyle w:val="apple-converted-space"/>
                <w:rFonts w:ascii="Arial" w:hAnsi="Arial" w:cs="Arial"/>
                <w:color w:val="252525"/>
                <w:sz w:val="21"/>
                <w:szCs w:val="21"/>
              </w:rPr>
              <w:t> </w:t>
            </w:r>
            <w:r>
              <w:rPr>
                <w:rFonts w:ascii="Arial" w:hAnsi="Arial" w:cs="Arial"/>
                <w:color w:val="252525"/>
                <w:sz w:val="21"/>
                <w:szCs w:val="21"/>
              </w:rPr>
              <w:t>is the server response</w:t>
            </w:r>
          </w:p>
          <w:p w14:paraId="228F5081" w14:textId="77777777" w:rsidR="00014293" w:rsidRDefault="00014293" w:rsidP="0027597F">
            <w:pPr>
              <w:keepNext/>
            </w:pPr>
          </w:p>
        </w:tc>
      </w:tr>
    </w:tbl>
    <w:p w14:paraId="58D5C404" w14:textId="77777777" w:rsidR="00014293" w:rsidRDefault="00014293" w:rsidP="00014293">
      <w:pPr>
        <w:keepNext/>
      </w:pPr>
    </w:p>
    <w:p w14:paraId="1BCDB349" w14:textId="77777777" w:rsidR="00014293" w:rsidRDefault="00014293" w:rsidP="00014293"/>
    <w:p w14:paraId="3D63A53A" w14:textId="77777777" w:rsidR="00014293" w:rsidRDefault="00014293" w:rsidP="00014293">
      <w:r>
        <w:t>This could be used for authentication in several scenarios:</w:t>
      </w:r>
    </w:p>
    <w:p w14:paraId="32C67445" w14:textId="77777777" w:rsidR="00014293" w:rsidRDefault="00014293">
      <w:pPr>
        <w:pStyle w:val="ListParagraph"/>
        <w:numPr>
          <w:ilvl w:val="0"/>
          <w:numId w:val="14"/>
        </w:numPr>
        <w:contextualSpacing w:val="0"/>
      </w:pPr>
      <w:r>
        <w:t>EMW</w:t>
      </w:r>
      <w:r w:rsidR="00E63587">
        <w:t>(Server)</w:t>
      </w:r>
      <w:r>
        <w:t xml:space="preserve"> &lt;-&gt; EMW </w:t>
      </w:r>
      <w:proofErr w:type="gramStart"/>
      <w:r>
        <w:t>App</w:t>
      </w:r>
      <w:r w:rsidR="00E63587">
        <w:t>(</w:t>
      </w:r>
      <w:proofErr w:type="gramEnd"/>
      <w:r w:rsidR="00E63587">
        <w:t>Client)</w:t>
      </w:r>
    </w:p>
    <w:p w14:paraId="02673883" w14:textId="77777777" w:rsidR="00014293" w:rsidRDefault="00014293" w:rsidP="00014293"/>
    <w:p w14:paraId="4CEFAAF8" w14:textId="77777777" w:rsidR="00014293" w:rsidRDefault="00014293" w:rsidP="00014293">
      <w:pPr>
        <w:pStyle w:val="Heading3"/>
        <w:numPr>
          <w:ilvl w:val="2"/>
          <w:numId w:val="4"/>
        </w:numPr>
      </w:pPr>
      <w:bookmarkStart w:id="101" w:name="_Ref408907528"/>
      <w:bookmarkStart w:id="102" w:name="_Toc471073851"/>
      <w:r>
        <w:t>Sequence Diagrams</w:t>
      </w:r>
      <w:bookmarkEnd w:id="101"/>
      <w:bookmarkEnd w:id="102"/>
    </w:p>
    <w:p w14:paraId="217EBA79" w14:textId="77777777" w:rsidR="00014293" w:rsidRDefault="00014293" w:rsidP="00014293">
      <w:r>
        <w:t>The sequence diagram for mutual authentication in text form:</w:t>
      </w:r>
    </w:p>
    <w:p w14:paraId="15C47E4A" w14:textId="77777777" w:rsidR="00014293" w:rsidRDefault="00014293" w:rsidP="00014293"/>
    <w:tbl>
      <w:tblPr>
        <w:tblStyle w:val="GridTable2-Accent51"/>
        <w:tblW w:w="9889" w:type="dxa"/>
        <w:tblLook w:val="0400" w:firstRow="0" w:lastRow="0" w:firstColumn="0" w:lastColumn="0" w:noHBand="0" w:noVBand="1"/>
      </w:tblPr>
      <w:tblGrid>
        <w:gridCol w:w="6363"/>
        <w:gridCol w:w="3526"/>
      </w:tblGrid>
      <w:tr w:rsidR="00014293" w14:paraId="163A869D" w14:textId="77777777" w:rsidTr="0027597F">
        <w:trPr>
          <w:cnfStyle w:val="000000100000" w:firstRow="0" w:lastRow="0" w:firstColumn="0" w:lastColumn="0" w:oddVBand="0" w:evenVBand="0" w:oddHBand="1" w:evenHBand="0" w:firstRowFirstColumn="0" w:firstRowLastColumn="0" w:lastRowFirstColumn="0" w:lastRowLastColumn="0"/>
        </w:trPr>
        <w:tc>
          <w:tcPr>
            <w:tcW w:w="6363" w:type="dxa"/>
          </w:tcPr>
          <w:p w14:paraId="2E2D978E" w14:textId="77777777" w:rsidR="00014293" w:rsidRDefault="00014293" w:rsidP="0027597F">
            <w:pPr>
              <w:pStyle w:val="BodyText"/>
            </w:pPr>
            <w:proofErr w:type="spellStart"/>
            <w:proofErr w:type="gramStart"/>
            <w:r w:rsidRPr="00C256DB">
              <w:rPr>
                <w:rStyle w:val="CodeText"/>
              </w:rPr>
              <w:t>client.write</w:t>
            </w:r>
            <w:proofErr w:type="gramEnd"/>
            <w:r w:rsidRPr="00C256DB">
              <w:rPr>
                <w:rStyle w:val="CodeText"/>
              </w:rPr>
              <w:t>_</w:t>
            </w:r>
            <w:proofErr w:type="gramStart"/>
            <w:r w:rsidRPr="00C256DB">
              <w:rPr>
                <w:rStyle w:val="CodeText"/>
              </w:rPr>
              <w:t>cmd</w:t>
            </w:r>
            <w:proofErr w:type="spellEnd"/>
            <w:r w:rsidRPr="00C256DB">
              <w:rPr>
                <w:rStyle w:val="CodeText"/>
              </w:rPr>
              <w:t>(</w:t>
            </w:r>
            <w:proofErr w:type="gramEnd"/>
            <w:r w:rsidRPr="00C256DB">
              <w:rPr>
                <w:rStyle w:val="CodeText"/>
              </w:rPr>
              <w:t>“</w:t>
            </w:r>
            <w:r>
              <w:rPr>
                <w:rStyle w:val="CodeText"/>
              </w:rPr>
              <w:t>Client Challenge or Response (CC/CR)</w:t>
            </w:r>
            <w:r w:rsidRPr="00C256DB">
              <w:rPr>
                <w:rStyle w:val="CodeText"/>
              </w:rPr>
              <w:t>”,</w:t>
            </w:r>
            <w:r>
              <w:rPr>
                <w:rStyle w:val="CodeText"/>
              </w:rPr>
              <w:t xml:space="preserve"> type=</w:t>
            </w:r>
            <w:r w:rsidRPr="009A2BC1">
              <w:rPr>
                <w:rStyle w:val="CodeText"/>
                <w:b/>
              </w:rPr>
              <w:t>CC</w:t>
            </w:r>
            <w:r>
              <w:rPr>
                <w:rStyle w:val="CodeText"/>
              </w:rPr>
              <w:t>, data=CC</w:t>
            </w:r>
            <w:r w:rsidRPr="00C256DB">
              <w:rPr>
                <w:rStyle w:val="CodeText"/>
              </w:rPr>
              <w:t>)</w:t>
            </w:r>
          </w:p>
        </w:tc>
        <w:tc>
          <w:tcPr>
            <w:tcW w:w="3526" w:type="dxa"/>
          </w:tcPr>
          <w:p w14:paraId="261BDEAE" w14:textId="77777777" w:rsidR="00014293" w:rsidRDefault="00014293" w:rsidP="0027597F">
            <w:pPr>
              <w:pStyle w:val="BodyText"/>
            </w:pPr>
            <w:r>
              <w:t>Send Client Challenge (CC) to server.</w:t>
            </w:r>
          </w:p>
        </w:tc>
      </w:tr>
      <w:tr w:rsidR="00014293" w14:paraId="2B24F036" w14:textId="77777777" w:rsidTr="0027597F">
        <w:tc>
          <w:tcPr>
            <w:tcW w:w="6363" w:type="dxa"/>
          </w:tcPr>
          <w:p w14:paraId="5E4B00DC" w14:textId="77777777" w:rsidR="00014293" w:rsidRDefault="00014293" w:rsidP="0027597F">
            <w:pPr>
              <w:rPr>
                <w:rStyle w:val="CodeText"/>
              </w:rPr>
            </w:pPr>
            <w:proofErr w:type="spellStart"/>
            <w:r>
              <w:rPr>
                <w:rStyle w:val="CodeText"/>
              </w:rPr>
              <w:t>Server.notify</w:t>
            </w:r>
            <w:proofErr w:type="spellEnd"/>
            <w:r>
              <w:rPr>
                <w:rStyle w:val="CodeText"/>
              </w:rPr>
              <w:t xml:space="preserve">(“Server Response or Challenge (SR/SC)”, </w:t>
            </w:r>
          </w:p>
          <w:p w14:paraId="7E6CF13A" w14:textId="77777777" w:rsidR="00014293" w:rsidRPr="00C256DB" w:rsidRDefault="00014293" w:rsidP="0027597F">
            <w:pPr>
              <w:rPr>
                <w:rFonts w:ascii="Consolas" w:hAnsi="Consolas"/>
                <w:sz w:val="18"/>
              </w:rPr>
            </w:pPr>
            <w:r>
              <w:rPr>
                <w:rStyle w:val="CodeText"/>
              </w:rPr>
              <w:t>type=</w:t>
            </w:r>
            <w:r w:rsidRPr="009A2BC1">
              <w:rPr>
                <w:rStyle w:val="CodeText"/>
                <w:b/>
              </w:rPr>
              <w:t>SR</w:t>
            </w:r>
            <w:r>
              <w:rPr>
                <w:rStyle w:val="CodeText"/>
              </w:rPr>
              <w:t>, data=</w:t>
            </w:r>
            <w:proofErr w:type="gramStart"/>
            <w:r>
              <w:rPr>
                <w:rStyle w:val="CodeText"/>
              </w:rPr>
              <w:t>Hash(</w:t>
            </w:r>
            <w:proofErr w:type="gramEnd"/>
            <w:r>
              <w:rPr>
                <w:rStyle w:val="CodeText"/>
              </w:rPr>
              <w:t>SC || CC || SECKEY))</w:t>
            </w:r>
          </w:p>
        </w:tc>
        <w:tc>
          <w:tcPr>
            <w:tcW w:w="3526" w:type="dxa"/>
          </w:tcPr>
          <w:p w14:paraId="346F4132" w14:textId="77777777" w:rsidR="00014293" w:rsidRDefault="00014293" w:rsidP="0027597F">
            <w:pPr>
              <w:pStyle w:val="BodyText"/>
            </w:pPr>
            <w:r>
              <w:t>Send Server Response (SR) to client.</w:t>
            </w:r>
          </w:p>
        </w:tc>
      </w:tr>
      <w:tr w:rsidR="00014293" w14:paraId="487DE3E6" w14:textId="77777777" w:rsidTr="0027597F">
        <w:trPr>
          <w:cnfStyle w:val="000000100000" w:firstRow="0" w:lastRow="0" w:firstColumn="0" w:lastColumn="0" w:oddVBand="0" w:evenVBand="0" w:oddHBand="1" w:evenHBand="0" w:firstRowFirstColumn="0" w:firstRowLastColumn="0" w:lastRowFirstColumn="0" w:lastRowLastColumn="0"/>
        </w:trPr>
        <w:tc>
          <w:tcPr>
            <w:tcW w:w="6363" w:type="dxa"/>
          </w:tcPr>
          <w:p w14:paraId="43200150" w14:textId="77777777" w:rsidR="00014293" w:rsidRDefault="00014293" w:rsidP="0027597F">
            <w:pPr>
              <w:rPr>
                <w:rStyle w:val="CodeText"/>
              </w:rPr>
            </w:pPr>
            <w:proofErr w:type="spellStart"/>
            <w:r>
              <w:rPr>
                <w:rStyle w:val="CodeText"/>
              </w:rPr>
              <w:t>Server.notify</w:t>
            </w:r>
            <w:proofErr w:type="spellEnd"/>
            <w:r>
              <w:rPr>
                <w:rStyle w:val="CodeText"/>
              </w:rPr>
              <w:t>(“Server Response or Challenge (SR/SC)”,</w:t>
            </w:r>
          </w:p>
          <w:p w14:paraId="3DDF2EA8" w14:textId="77777777" w:rsidR="00014293" w:rsidRDefault="00014293" w:rsidP="0027597F">
            <w:pPr>
              <w:rPr>
                <w:rStyle w:val="CodeText"/>
              </w:rPr>
            </w:pPr>
            <w:r>
              <w:rPr>
                <w:rStyle w:val="CodeText"/>
              </w:rPr>
              <w:t>Type=</w:t>
            </w:r>
            <w:r w:rsidRPr="009A2BC1">
              <w:rPr>
                <w:rStyle w:val="CodeText"/>
                <w:b/>
              </w:rPr>
              <w:t>SC</w:t>
            </w:r>
            <w:r>
              <w:rPr>
                <w:rStyle w:val="CodeText"/>
              </w:rPr>
              <w:t>, data=SC)</w:t>
            </w:r>
          </w:p>
        </w:tc>
        <w:tc>
          <w:tcPr>
            <w:tcW w:w="3526" w:type="dxa"/>
          </w:tcPr>
          <w:p w14:paraId="360DBFA5" w14:textId="77777777" w:rsidR="00014293" w:rsidRDefault="00014293" w:rsidP="0027597F">
            <w:pPr>
              <w:pStyle w:val="BodyText"/>
            </w:pPr>
            <w:r>
              <w:t>Send Server Challenge (SC) to client.</w:t>
            </w:r>
          </w:p>
        </w:tc>
      </w:tr>
      <w:tr w:rsidR="00014293" w14:paraId="74213EFD" w14:textId="77777777" w:rsidTr="0027597F">
        <w:tc>
          <w:tcPr>
            <w:tcW w:w="6363" w:type="dxa"/>
          </w:tcPr>
          <w:p w14:paraId="209CC8EC" w14:textId="77777777" w:rsidR="00014293" w:rsidRDefault="00014293" w:rsidP="0027597F">
            <w:pPr>
              <w:rPr>
                <w:rStyle w:val="CodeText"/>
              </w:rPr>
            </w:pPr>
            <w:proofErr w:type="spellStart"/>
            <w:proofErr w:type="gramStart"/>
            <w:r>
              <w:rPr>
                <w:rStyle w:val="CodeText"/>
              </w:rPr>
              <w:t>client.write</w:t>
            </w:r>
            <w:proofErr w:type="gramEnd"/>
            <w:r>
              <w:rPr>
                <w:rStyle w:val="CodeText"/>
              </w:rPr>
              <w:t>_</w:t>
            </w:r>
            <w:proofErr w:type="gramStart"/>
            <w:r>
              <w:rPr>
                <w:rStyle w:val="CodeText"/>
              </w:rPr>
              <w:t>cmd</w:t>
            </w:r>
            <w:proofErr w:type="spellEnd"/>
            <w:r>
              <w:rPr>
                <w:rStyle w:val="CodeText"/>
              </w:rPr>
              <w:t>(</w:t>
            </w:r>
            <w:proofErr w:type="gramEnd"/>
            <w:r w:rsidRPr="00C256DB">
              <w:rPr>
                <w:rStyle w:val="CodeText"/>
              </w:rPr>
              <w:t>“</w:t>
            </w:r>
            <w:r>
              <w:rPr>
                <w:rStyle w:val="CodeText"/>
              </w:rPr>
              <w:t>Client Challenge or Response (CC/CR)</w:t>
            </w:r>
            <w:r w:rsidRPr="00C256DB">
              <w:rPr>
                <w:rStyle w:val="CodeText"/>
              </w:rPr>
              <w:t>”,</w:t>
            </w:r>
          </w:p>
          <w:p w14:paraId="39D4BB75" w14:textId="77777777" w:rsidR="00014293" w:rsidRDefault="00014293" w:rsidP="0027597F">
            <w:pPr>
              <w:rPr>
                <w:rStyle w:val="CodeText"/>
              </w:rPr>
            </w:pPr>
            <w:r>
              <w:rPr>
                <w:rStyle w:val="CodeText"/>
              </w:rPr>
              <w:t>type=</w:t>
            </w:r>
            <w:r w:rsidRPr="009A2BC1">
              <w:rPr>
                <w:rStyle w:val="CodeText"/>
                <w:b/>
              </w:rPr>
              <w:t>CR</w:t>
            </w:r>
            <w:r>
              <w:rPr>
                <w:rStyle w:val="CodeText"/>
              </w:rPr>
              <w:t>, data=</w:t>
            </w:r>
            <w:proofErr w:type="gramStart"/>
            <w:r>
              <w:rPr>
                <w:rStyle w:val="CodeText"/>
              </w:rPr>
              <w:t>Hash(</w:t>
            </w:r>
            <w:proofErr w:type="gramEnd"/>
            <w:r>
              <w:rPr>
                <w:rStyle w:val="CodeText"/>
              </w:rPr>
              <w:t xml:space="preserve">CC || SC || SECKEY)) </w:t>
            </w:r>
          </w:p>
        </w:tc>
        <w:tc>
          <w:tcPr>
            <w:tcW w:w="3526" w:type="dxa"/>
          </w:tcPr>
          <w:p w14:paraId="31285A69" w14:textId="77777777" w:rsidR="00014293" w:rsidRDefault="00014293" w:rsidP="0027597F">
            <w:pPr>
              <w:pStyle w:val="BodyText"/>
            </w:pPr>
            <w:r>
              <w:t>Send Client Response (CR) to server.</w:t>
            </w:r>
          </w:p>
        </w:tc>
      </w:tr>
    </w:tbl>
    <w:p w14:paraId="3A7A6FBD" w14:textId="77777777" w:rsidR="00014293" w:rsidRDefault="00014293" w:rsidP="00014293">
      <w:pPr>
        <w:pStyle w:val="BodyText"/>
      </w:pPr>
    </w:p>
    <w:p w14:paraId="061D7B02" w14:textId="77777777" w:rsidR="00014293" w:rsidRDefault="00014293" w:rsidP="00014293">
      <w:pPr>
        <w:pStyle w:val="BodyText"/>
      </w:pPr>
      <w:r>
        <w:t>Note that compared to the Wikipedia example above, the client initiates the authentication sequence – not the server.</w:t>
      </w:r>
    </w:p>
    <w:p w14:paraId="3404AAEF" w14:textId="77777777" w:rsidR="00E17DA2" w:rsidRDefault="00E17DA2">
      <w:pPr>
        <w:rPr>
          <w:b/>
          <w:sz w:val="26"/>
        </w:rPr>
      </w:pPr>
      <w:r>
        <w:br w:type="page"/>
      </w:r>
    </w:p>
    <w:p w14:paraId="321E56EF" w14:textId="77777777" w:rsidR="00014293" w:rsidRDefault="00014293" w:rsidP="00014293">
      <w:pPr>
        <w:pStyle w:val="Heading3"/>
        <w:numPr>
          <w:ilvl w:val="2"/>
          <w:numId w:val="4"/>
        </w:numPr>
      </w:pPr>
      <w:bookmarkStart w:id="103" w:name="_Toc471073852"/>
      <w:r>
        <w:lastRenderedPageBreak/>
        <w:t xml:space="preserve">Authentication </w:t>
      </w:r>
      <w:r w:rsidR="001F3B21">
        <w:t>Requirements</w:t>
      </w:r>
      <w:bookmarkEnd w:id="103"/>
    </w:p>
    <w:p w14:paraId="50F9ECEF" w14:textId="2618DF2F" w:rsidR="001F3B21" w:rsidRPr="001F3B21" w:rsidRDefault="003425D9" w:rsidP="001F3B21">
      <w:pPr>
        <w:pStyle w:val="BodyText"/>
      </w:pPr>
      <w:r>
        <w:t xml:space="preserve">When a Client has connected to </w:t>
      </w:r>
      <w:r w:rsidR="00F15051">
        <w:t>a</w:t>
      </w:r>
      <w:r>
        <w:t xml:space="preserve"> Server</w:t>
      </w:r>
      <w:r w:rsidR="00DB6495">
        <w:t xml:space="preserve"> (not during pairing)</w:t>
      </w:r>
      <w:r>
        <w:t>, the Server loads a time</w:t>
      </w:r>
      <w:r w:rsidR="00F2111A">
        <w:t xml:space="preserve">r with </w:t>
      </w:r>
      <w:r w:rsidR="00F15051">
        <w:t>AUTH_EXECUTION_TIMEOUT.</w:t>
      </w:r>
      <w:r w:rsidR="00F2111A">
        <w:br/>
        <w:t xml:space="preserve">The Client then has to initiate and complete a successful authentication with the Server, as described in Section </w:t>
      </w:r>
      <w:r w:rsidR="00F2111A">
        <w:fldChar w:fldCharType="begin"/>
      </w:r>
      <w:r w:rsidR="00F2111A">
        <w:instrText xml:space="preserve"> REF _Ref408907528 \r \h </w:instrText>
      </w:r>
      <w:r w:rsidR="00F2111A">
        <w:fldChar w:fldCharType="separate"/>
      </w:r>
      <w:r w:rsidR="00F2458C">
        <w:t>4.2.2</w:t>
      </w:r>
      <w:r w:rsidR="00F2111A">
        <w:fldChar w:fldCharType="end"/>
      </w:r>
      <w:r w:rsidR="00F2111A">
        <w:t>, within AUTH_EXECUTION_TIMEOUT.</w:t>
      </w:r>
    </w:p>
    <w:p w14:paraId="1F036C0F" w14:textId="77777777" w:rsidR="00DB6495" w:rsidRDefault="00DB6495" w:rsidP="00DB6495">
      <w:pPr>
        <w:pStyle w:val="BodyText"/>
      </w:pPr>
      <w:r>
        <w:t xml:space="preserve">If the Client fails to complete the authentication, the </w:t>
      </w:r>
      <w:r w:rsidR="00503F59">
        <w:t xml:space="preserve">Server shall return to idle and ignore further commands from </w:t>
      </w:r>
      <w:r>
        <w:t xml:space="preserve">that </w:t>
      </w:r>
      <w:r w:rsidR="00503F59">
        <w:t>Client in</w:t>
      </w:r>
      <w:r w:rsidR="001F3B21">
        <w:t xml:space="preserve"> </w:t>
      </w:r>
      <w:r w:rsidR="00503F59">
        <w:t>AUTH_FAILURE_LOCKOUT_PERIOD</w:t>
      </w:r>
      <w:r>
        <w:t>.</w:t>
      </w:r>
    </w:p>
    <w:p w14:paraId="6155501E" w14:textId="77777777" w:rsidR="00503F59" w:rsidRDefault="00503F59" w:rsidP="00503F59">
      <w:pPr>
        <w:pStyle w:val="BodyText"/>
      </w:pPr>
      <w:r>
        <w:t>Furthermore, after the</w:t>
      </w:r>
      <w:r w:rsidR="00DB6495">
        <w:t xml:space="preserve"> </w:t>
      </w:r>
      <w:r>
        <w:t xml:space="preserve">AUTH_FAILURE_LOCKOUT_PERIOD the Short-term Key (STK) and Long-Term Key (LTK) </w:t>
      </w:r>
      <w:r w:rsidR="00DB6495">
        <w:t xml:space="preserve">for the failed Client shall </w:t>
      </w:r>
      <w:r>
        <w:t>be cleared from the Server Paired Device List.</w:t>
      </w:r>
    </w:p>
    <w:p w14:paraId="20EF727B" w14:textId="77777777" w:rsidR="00E63587" w:rsidRDefault="00E63587" w:rsidP="00503F59">
      <w:pPr>
        <w:pStyle w:val="BodyText"/>
      </w:pPr>
    </w:p>
    <w:p w14:paraId="1D079B86" w14:textId="77777777" w:rsidR="00E17DA2" w:rsidRDefault="00E17DA2" w:rsidP="00503F59">
      <w:pPr>
        <w:pStyle w:val="BodyText"/>
      </w:pPr>
    </w:p>
    <w:p w14:paraId="47E6180E" w14:textId="77777777" w:rsidR="00E63587" w:rsidRDefault="00E63587" w:rsidP="00E63587">
      <w:pPr>
        <w:pStyle w:val="Heading2"/>
      </w:pPr>
      <w:bookmarkStart w:id="104" w:name="_Toc471073853"/>
      <w:r>
        <w:t>Motor Control</w:t>
      </w:r>
      <w:bookmarkEnd w:id="104"/>
    </w:p>
    <w:p w14:paraId="6135A9A6" w14:textId="0C61BE23" w:rsidR="00F02428" w:rsidRPr="00F02428" w:rsidRDefault="00F02428" w:rsidP="00F02428">
      <w:pPr>
        <w:pStyle w:val="BodyText"/>
      </w:pPr>
      <w:r>
        <w:t>This Section provides examples on how to use the Motor Module (see Section</w:t>
      </w:r>
      <w:r w:rsidR="00EC61DC">
        <w:t xml:space="preserve"> </w:t>
      </w:r>
      <w:r w:rsidR="00EC61DC">
        <w:fldChar w:fldCharType="begin"/>
      </w:r>
      <w:r w:rsidR="00EC61DC">
        <w:instrText xml:space="preserve"> REF _Ref410164143 \r \h </w:instrText>
      </w:r>
      <w:r w:rsidR="00EC61DC">
        <w:fldChar w:fldCharType="separate"/>
      </w:r>
      <w:r w:rsidR="00F2458C">
        <w:t>3.2.2</w:t>
      </w:r>
      <w:r w:rsidR="00EC61DC">
        <w:fldChar w:fldCharType="end"/>
      </w:r>
      <w:r>
        <w:t xml:space="preserve">) of the Vibe Service and Protocol. </w:t>
      </w:r>
    </w:p>
    <w:p w14:paraId="62BA39F7" w14:textId="77777777" w:rsidR="00941860" w:rsidRDefault="00865C54" w:rsidP="00941860">
      <w:pPr>
        <w:pStyle w:val="BodyText"/>
        <w:keepNext/>
      </w:pPr>
      <w:r w:rsidRPr="00865C54">
        <w:rPr>
          <w:noProof/>
        </w:rPr>
        <w:lastRenderedPageBreak/>
        <w:drawing>
          <wp:inline distT="0" distB="0" distL="0" distR="0" wp14:anchorId="1B61810A" wp14:editId="06A010F0">
            <wp:extent cx="4716000" cy="77544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46"/>
                    <a:stretch/>
                  </pic:blipFill>
                  <pic:spPr bwMode="auto">
                    <a:xfrm>
                      <a:off x="0" y="0"/>
                      <a:ext cx="4716000" cy="77544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865C54" w:rsidDel="00865C54">
        <w:t xml:space="preserve"> </w:t>
      </w:r>
    </w:p>
    <w:p w14:paraId="1D4EB1D1" w14:textId="57269680" w:rsidR="00E63587" w:rsidRDefault="00941860" w:rsidP="00941860">
      <w:pPr>
        <w:pStyle w:val="Caption"/>
        <w:framePr w:wrap="notBeside"/>
      </w:pPr>
      <w:r>
        <w:t xml:space="preserve">Figure </w:t>
      </w:r>
      <w:r>
        <w:fldChar w:fldCharType="begin"/>
      </w:r>
      <w:r>
        <w:instrText xml:space="preserve"> SEQ Figure \* ARABIC </w:instrText>
      </w:r>
      <w:r>
        <w:fldChar w:fldCharType="separate"/>
      </w:r>
      <w:r w:rsidR="00F2458C">
        <w:rPr>
          <w:noProof/>
        </w:rPr>
        <w:t>5</w:t>
      </w:r>
      <w:r>
        <w:fldChar w:fldCharType="end"/>
      </w:r>
      <w:r>
        <w:t>: Example of repeating and non-repeating pattern execution. Non-repeating pattern interrupts repeating pattern - non-repeating executes and the control returns to the repeating pattern.</w:t>
      </w:r>
    </w:p>
    <w:p w14:paraId="6F0866C8" w14:textId="77777777" w:rsidR="00791209" w:rsidRDefault="005F6821" w:rsidP="001F005C">
      <w:pPr>
        <w:pStyle w:val="BodyText"/>
        <w:keepNext/>
      </w:pPr>
      <w:r w:rsidRPr="005F6821">
        <w:rPr>
          <w:noProof/>
        </w:rPr>
        <w:lastRenderedPageBreak/>
        <w:t xml:space="preserve"> </w:t>
      </w:r>
      <w:r w:rsidRPr="005F6821">
        <w:rPr>
          <w:noProof/>
        </w:rPr>
        <w:drawing>
          <wp:inline distT="0" distB="0" distL="0" distR="0" wp14:anchorId="45B6726C" wp14:editId="03506BA9">
            <wp:extent cx="5590540" cy="7781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31"/>
                    <a:stretch/>
                  </pic:blipFill>
                  <pic:spPr bwMode="auto">
                    <a:xfrm>
                      <a:off x="0" y="0"/>
                      <a:ext cx="5590800" cy="778204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DD3699" w:rsidRPr="00DD3699" w:rsidDel="00DD3699">
        <w:t xml:space="preserve"> </w:t>
      </w:r>
    </w:p>
    <w:p w14:paraId="305BE7EA" w14:textId="400081D3" w:rsidR="00A70FC1" w:rsidRPr="00A70FC1" w:rsidRDefault="00791209">
      <w:pPr>
        <w:pStyle w:val="Caption"/>
        <w:framePr w:wrap="notBeside"/>
      </w:pPr>
      <w:r>
        <w:t xml:space="preserve">Figure </w:t>
      </w:r>
      <w:r>
        <w:fldChar w:fldCharType="begin"/>
      </w:r>
      <w:r>
        <w:instrText xml:space="preserve"> SEQ Figure \* ARABIC </w:instrText>
      </w:r>
      <w:r>
        <w:fldChar w:fldCharType="separate"/>
      </w:r>
      <w:r w:rsidR="00F2458C">
        <w:rPr>
          <w:noProof/>
        </w:rPr>
        <w:t>6</w:t>
      </w:r>
      <w:r>
        <w:fldChar w:fldCharType="end"/>
      </w:r>
      <w:r>
        <w:t xml:space="preserve">: </w:t>
      </w:r>
      <w:r w:rsidRPr="00FE51FF">
        <w:t>Example of repeating pattern execution</w:t>
      </w:r>
      <w:r>
        <w:t>, where User presses intensity up/+ on the EMW</w:t>
      </w:r>
      <w:r w:rsidR="005F6821">
        <w:t xml:space="preserve"> and App</w:t>
      </w:r>
    </w:p>
    <w:p w14:paraId="50DCCD28" w14:textId="77777777" w:rsidR="004566CB" w:rsidRDefault="004566CB" w:rsidP="00986E96">
      <w:pPr>
        <w:pStyle w:val="Heading1"/>
      </w:pPr>
      <w:bookmarkStart w:id="105" w:name="_Toc471073854"/>
      <w:r>
        <w:lastRenderedPageBreak/>
        <w:t>Vibe Protocol Implementation Requirement</w:t>
      </w:r>
      <w:bookmarkEnd w:id="105"/>
    </w:p>
    <w:p w14:paraId="41B74682" w14:textId="77777777" w:rsidR="004566CB" w:rsidRDefault="004566CB">
      <w:pPr>
        <w:pStyle w:val="BodyText"/>
        <w:numPr>
          <w:ilvl w:val="0"/>
          <w:numId w:val="19"/>
        </w:numPr>
      </w:pPr>
      <w:r>
        <w:t xml:space="preserve">The Server shall be able to have two buffers of size </w:t>
      </w:r>
      <w:r w:rsidRPr="004566CB">
        <w:t>VIBE_MAX_DATAGRAM_SIZE</w:t>
      </w:r>
      <w:r>
        <w:t xml:space="preserve"> to hold a repeating and a non-repeating pattern.</w:t>
      </w:r>
    </w:p>
    <w:p w14:paraId="2F18ADF0" w14:textId="77777777" w:rsidR="004566CB" w:rsidRPr="004566CB" w:rsidRDefault="004566CB">
      <w:pPr>
        <w:pStyle w:val="BodyText"/>
        <w:numPr>
          <w:ilvl w:val="0"/>
          <w:numId w:val="19"/>
        </w:numPr>
      </w:pPr>
      <w:r>
        <w:t xml:space="preserve">If a disconnection or </w:t>
      </w:r>
      <w:r w:rsidR="00E17DA2">
        <w:t>link loss</w:t>
      </w:r>
      <w:r>
        <w:t xml:space="preserve"> occurs the Server shall reset the buffering/flush the FIFO. Such that if the Client sends a Write Buffer Segment after a new connection has been created that segment will be regarded as the first segment of a Vibe Datagram being received.</w:t>
      </w:r>
    </w:p>
    <w:p w14:paraId="60D59951" w14:textId="77777777" w:rsidR="00296B38" w:rsidRDefault="00A21511" w:rsidP="00986E96">
      <w:pPr>
        <w:pStyle w:val="Heading1"/>
      </w:pPr>
      <w:bookmarkStart w:id="106" w:name="_Toc471073855"/>
      <w:r>
        <w:lastRenderedPageBreak/>
        <w:t>Assumptions</w:t>
      </w:r>
      <w:bookmarkEnd w:id="106"/>
    </w:p>
    <w:p w14:paraId="7D679D0D" w14:textId="77777777" w:rsidR="00296B38" w:rsidRDefault="00A21511">
      <w:pPr>
        <w:pStyle w:val="BodyText"/>
        <w:numPr>
          <w:ilvl w:val="0"/>
          <w:numId w:val="14"/>
        </w:numPr>
      </w:pPr>
      <w:r>
        <w:t>Link Layer</w:t>
      </w:r>
      <w:r w:rsidR="00296B38">
        <w:t xml:space="preserve"> Payload size </w:t>
      </w:r>
      <w:r w:rsidR="00090081">
        <w:t>(L2CAP_MTU)</w:t>
      </w:r>
    </w:p>
    <w:p w14:paraId="0B00F9C1" w14:textId="77777777" w:rsidR="00296B38" w:rsidRDefault="00296B38">
      <w:pPr>
        <w:pStyle w:val="BodyText"/>
        <w:numPr>
          <w:ilvl w:val="1"/>
          <w:numId w:val="14"/>
        </w:numPr>
      </w:pPr>
      <w:r>
        <w:t>BLE 4.0/4.1:  27 bytes</w:t>
      </w:r>
    </w:p>
    <w:p w14:paraId="3F7A28AC" w14:textId="77777777" w:rsidR="00296B38" w:rsidRDefault="00296B38">
      <w:pPr>
        <w:pStyle w:val="BodyText"/>
        <w:numPr>
          <w:ilvl w:val="1"/>
          <w:numId w:val="14"/>
        </w:numPr>
      </w:pPr>
      <w:r>
        <w:t>BLE 4.2: 251 bytes</w:t>
      </w:r>
    </w:p>
    <w:p w14:paraId="4C7713DE" w14:textId="77777777" w:rsidR="00296B38" w:rsidRDefault="00296B38">
      <w:pPr>
        <w:pStyle w:val="BodyText"/>
        <w:numPr>
          <w:ilvl w:val="0"/>
          <w:numId w:val="14"/>
        </w:numPr>
      </w:pPr>
      <w:r>
        <w:t xml:space="preserve">ATT_MTU </w:t>
      </w:r>
      <w:r w:rsidR="00372D73">
        <w:t>= L2CAP_MTU – 4 (max), due to</w:t>
      </w:r>
      <w:r>
        <w:t xml:space="preserve"> overhead in L2CAP</w:t>
      </w:r>
      <w:r w:rsidR="00372D73">
        <w:t xml:space="preserve"> </w:t>
      </w:r>
    </w:p>
    <w:p w14:paraId="0F420D22" w14:textId="77777777" w:rsidR="00C86F1B" w:rsidRDefault="00C86F1B">
      <w:pPr>
        <w:pStyle w:val="BodyText"/>
        <w:numPr>
          <w:ilvl w:val="0"/>
          <w:numId w:val="14"/>
        </w:numPr>
      </w:pPr>
      <w:r>
        <w:t xml:space="preserve">ATT payload </w:t>
      </w:r>
      <w:r w:rsidR="00372D73">
        <w:t xml:space="preserve">= ATT_MTU – 3 (max), due to </w:t>
      </w:r>
      <w:r>
        <w:t>overhead in ATT protocol (Write Command and Value Notification).</w:t>
      </w:r>
    </w:p>
    <w:p w14:paraId="73FE90E3" w14:textId="77777777" w:rsidR="00296B38" w:rsidRDefault="00471546">
      <w:pPr>
        <w:pStyle w:val="BodyText"/>
        <w:numPr>
          <w:ilvl w:val="0"/>
          <w:numId w:val="14"/>
        </w:numPr>
      </w:pPr>
      <w:r>
        <w:t>I</w:t>
      </w:r>
      <w:r w:rsidR="00C86F1B">
        <w:t xml:space="preserve">t is assumed that the </w:t>
      </w:r>
      <w:r>
        <w:t>Cli</w:t>
      </w:r>
      <w:r w:rsidR="00F553FF">
        <w:t>e</w:t>
      </w:r>
      <w:r>
        <w:t>n</w:t>
      </w:r>
      <w:r w:rsidR="00F553FF">
        <w:t>t</w:t>
      </w:r>
      <w:r>
        <w:t xml:space="preserve">/Server </w:t>
      </w:r>
      <w:r w:rsidR="00C86F1B">
        <w:t>shall</w:t>
      </w:r>
      <w:r w:rsidR="007129DE">
        <w:t xml:space="preserve"> </w:t>
      </w:r>
      <w:r w:rsidR="007129DE" w:rsidRPr="007129DE">
        <w:rPr>
          <w:b/>
        </w:rPr>
        <w:t xml:space="preserve">limit </w:t>
      </w:r>
      <w:r w:rsidR="00C86F1B">
        <w:rPr>
          <w:b/>
        </w:rPr>
        <w:t xml:space="preserve">Link Layer </w:t>
      </w:r>
      <w:r w:rsidR="007129DE" w:rsidRPr="007129DE">
        <w:rPr>
          <w:b/>
        </w:rPr>
        <w:t>payload size to 128</w:t>
      </w:r>
      <w:r w:rsidR="007129DE">
        <w:t>, since large packets are more likely to be lost. It also reduces the memory usage considerably (a scarce resource).</w:t>
      </w:r>
    </w:p>
    <w:p w14:paraId="080955DF" w14:textId="77777777" w:rsidR="007A2E9F" w:rsidRDefault="007A2E9F">
      <w:pPr>
        <w:pStyle w:val="BodyText"/>
        <w:numPr>
          <w:ilvl w:val="1"/>
          <w:numId w:val="14"/>
        </w:numPr>
      </w:pPr>
      <w:r>
        <w:t xml:space="preserve">L2CAP_MTU=128 </w:t>
      </w:r>
      <w:r>
        <w:sym w:font="Wingdings" w:char="F0E0"/>
      </w:r>
      <w:r>
        <w:t xml:space="preserve"> ATT_MTU=124 </w:t>
      </w:r>
      <w:r>
        <w:sym w:font="Wingdings" w:char="F0E0"/>
      </w:r>
      <w:r>
        <w:t xml:space="preserve"> ATT payload=121</w:t>
      </w:r>
    </w:p>
    <w:p w14:paraId="692FF3CC" w14:textId="77777777" w:rsidR="007A2E9F" w:rsidRDefault="007A2E9F">
      <w:pPr>
        <w:pStyle w:val="BodyText"/>
        <w:numPr>
          <w:ilvl w:val="2"/>
          <w:numId w:val="14"/>
        </w:numPr>
      </w:pPr>
      <w:r>
        <w:t>This means that the</w:t>
      </w:r>
      <w:r w:rsidR="008C2DC3">
        <w:t xml:space="preserve"> size of Write/Read Buffer Segment/Last</w:t>
      </w:r>
      <w:r>
        <w:t xml:space="preserve"> </w:t>
      </w:r>
      <w:r w:rsidR="00F553FF">
        <w:t xml:space="preserve">is </w:t>
      </w:r>
      <w:r>
        <w:t>reduced to 121.</w:t>
      </w:r>
    </w:p>
    <w:p w14:paraId="6FA8C441" w14:textId="77777777" w:rsidR="00503F59" w:rsidRDefault="00503F59" w:rsidP="00986E96">
      <w:pPr>
        <w:pStyle w:val="Heading1"/>
      </w:pPr>
      <w:bookmarkStart w:id="107" w:name="_Toc471073856"/>
      <w:r>
        <w:lastRenderedPageBreak/>
        <w:t>Appendix</w:t>
      </w:r>
      <w:bookmarkEnd w:id="107"/>
    </w:p>
    <w:p w14:paraId="387DE813" w14:textId="77777777" w:rsidR="00503F59" w:rsidRDefault="00503F59" w:rsidP="00503F59">
      <w:pPr>
        <w:pStyle w:val="Heading2"/>
        <w:numPr>
          <w:ilvl w:val="1"/>
          <w:numId w:val="4"/>
        </w:numPr>
        <w:ind w:left="0"/>
      </w:pPr>
      <w:bookmarkStart w:id="108" w:name="_Toc471073857"/>
      <w:r>
        <w:t>Defines</w:t>
      </w:r>
      <w:bookmarkEnd w:id="108"/>
    </w:p>
    <w:p w14:paraId="513D017C" w14:textId="3E6E2256" w:rsidR="00503F59" w:rsidRPr="00766B6D" w:rsidRDefault="00503F59" w:rsidP="00503F59">
      <w:pPr>
        <w:pStyle w:val="BodyText"/>
      </w:pPr>
      <w:r>
        <w:fldChar w:fldCharType="begin"/>
      </w:r>
      <w:r>
        <w:instrText xml:space="preserve"> REF _Ref408769875 \h </w:instrText>
      </w:r>
      <w:r>
        <w:fldChar w:fldCharType="separate"/>
      </w:r>
      <w:r w:rsidR="00F2458C">
        <w:t xml:space="preserve">Table </w:t>
      </w:r>
      <w:r w:rsidR="00F2458C">
        <w:rPr>
          <w:noProof/>
        </w:rPr>
        <w:t>2</w:t>
      </w:r>
      <w:r>
        <w:fldChar w:fldCharType="end"/>
      </w:r>
      <w:r>
        <w:t xml:space="preserve"> lists the constants utilized in the Vibe Service</w:t>
      </w:r>
    </w:p>
    <w:tbl>
      <w:tblPr>
        <w:tblStyle w:val="TableGrid"/>
        <w:tblW w:w="0" w:type="auto"/>
        <w:tblLook w:val="04A0" w:firstRow="1" w:lastRow="0" w:firstColumn="1" w:lastColumn="0" w:noHBand="0" w:noVBand="1"/>
      </w:tblPr>
      <w:tblGrid>
        <w:gridCol w:w="4286"/>
        <w:gridCol w:w="969"/>
        <w:gridCol w:w="456"/>
        <w:gridCol w:w="3916"/>
      </w:tblGrid>
      <w:tr w:rsidR="00503F59" w14:paraId="7A0B247B" w14:textId="77777777" w:rsidTr="00F2458C">
        <w:tc>
          <w:tcPr>
            <w:tcW w:w="4286" w:type="dxa"/>
          </w:tcPr>
          <w:p w14:paraId="2C6ED10F" w14:textId="77777777" w:rsidR="00503F59" w:rsidRDefault="00503F59" w:rsidP="00A54D6E">
            <w:pPr>
              <w:pStyle w:val="BodyText"/>
            </w:pPr>
            <w:r>
              <w:t>Name</w:t>
            </w:r>
          </w:p>
        </w:tc>
        <w:tc>
          <w:tcPr>
            <w:tcW w:w="969" w:type="dxa"/>
          </w:tcPr>
          <w:p w14:paraId="3256EC37" w14:textId="77777777" w:rsidR="00503F59" w:rsidRDefault="00503F59" w:rsidP="00A54D6E">
            <w:pPr>
              <w:pStyle w:val="BodyText"/>
            </w:pPr>
            <w:r>
              <w:t>Value</w:t>
            </w:r>
          </w:p>
        </w:tc>
        <w:tc>
          <w:tcPr>
            <w:tcW w:w="456" w:type="dxa"/>
          </w:tcPr>
          <w:p w14:paraId="4BB0C38F" w14:textId="77777777" w:rsidR="00503F59" w:rsidRDefault="00503F59" w:rsidP="00A54D6E">
            <w:pPr>
              <w:pStyle w:val="BodyText"/>
            </w:pPr>
          </w:p>
        </w:tc>
        <w:tc>
          <w:tcPr>
            <w:tcW w:w="3916" w:type="dxa"/>
          </w:tcPr>
          <w:p w14:paraId="574B2D06" w14:textId="77777777" w:rsidR="00503F59" w:rsidRDefault="00503F59" w:rsidP="00A54D6E">
            <w:pPr>
              <w:pStyle w:val="BodyText"/>
            </w:pPr>
            <w:r>
              <w:t>Description</w:t>
            </w:r>
          </w:p>
        </w:tc>
      </w:tr>
      <w:tr w:rsidR="00503F59" w14:paraId="0ED21786" w14:textId="77777777" w:rsidTr="00F2458C">
        <w:tc>
          <w:tcPr>
            <w:tcW w:w="4286" w:type="dxa"/>
          </w:tcPr>
          <w:p w14:paraId="188372B4" w14:textId="77777777" w:rsidR="00503F59" w:rsidRDefault="00503F59" w:rsidP="00A54D6E">
            <w:pPr>
              <w:pStyle w:val="BodyText"/>
            </w:pPr>
            <w:r>
              <w:t>ATT_PAYLOAD</w:t>
            </w:r>
          </w:p>
        </w:tc>
        <w:tc>
          <w:tcPr>
            <w:tcW w:w="969" w:type="dxa"/>
          </w:tcPr>
          <w:p w14:paraId="05D42C26" w14:textId="77777777" w:rsidR="00503F59" w:rsidRDefault="00503F59" w:rsidP="00A54D6E">
            <w:pPr>
              <w:pStyle w:val="BodyText"/>
            </w:pPr>
            <w:r>
              <w:t>20 bytes</w:t>
            </w:r>
          </w:p>
        </w:tc>
        <w:tc>
          <w:tcPr>
            <w:tcW w:w="456" w:type="dxa"/>
          </w:tcPr>
          <w:p w14:paraId="37AE6F98" w14:textId="77777777" w:rsidR="00503F59" w:rsidRDefault="00503F59" w:rsidP="00A54D6E">
            <w:pPr>
              <w:pStyle w:val="BodyText"/>
            </w:pPr>
          </w:p>
        </w:tc>
        <w:tc>
          <w:tcPr>
            <w:tcW w:w="3916" w:type="dxa"/>
          </w:tcPr>
          <w:p w14:paraId="39FBE021" w14:textId="77777777" w:rsidR="00503F59" w:rsidRDefault="00503F59" w:rsidP="00A54D6E">
            <w:pPr>
              <w:pStyle w:val="BodyText"/>
            </w:pPr>
            <w:r>
              <w:t>The number of bytes which can be send/received via one characteristic at a time (per write).</w:t>
            </w:r>
          </w:p>
        </w:tc>
      </w:tr>
      <w:tr w:rsidR="00503F59" w14:paraId="67F5649F" w14:textId="77777777" w:rsidTr="00F2458C">
        <w:tc>
          <w:tcPr>
            <w:tcW w:w="4286" w:type="dxa"/>
          </w:tcPr>
          <w:p w14:paraId="2CDD38BC" w14:textId="77777777" w:rsidR="00503F59" w:rsidRDefault="00503F59" w:rsidP="00A54D6E">
            <w:pPr>
              <w:pStyle w:val="BodyText"/>
            </w:pPr>
            <w:r>
              <w:t>VIBE_MAX_DATAGRAM_SIZE</w:t>
            </w:r>
          </w:p>
        </w:tc>
        <w:tc>
          <w:tcPr>
            <w:tcW w:w="969" w:type="dxa"/>
          </w:tcPr>
          <w:p w14:paraId="3DD661F5" w14:textId="77777777" w:rsidR="00503F59" w:rsidRDefault="00503F59" w:rsidP="00A54D6E">
            <w:pPr>
              <w:pStyle w:val="BodyText"/>
            </w:pPr>
            <w:r>
              <w:t>121 bytes</w:t>
            </w:r>
          </w:p>
        </w:tc>
        <w:tc>
          <w:tcPr>
            <w:tcW w:w="456" w:type="dxa"/>
          </w:tcPr>
          <w:p w14:paraId="6478CFCA" w14:textId="77777777" w:rsidR="00503F59" w:rsidRDefault="00503F59" w:rsidP="00A54D6E">
            <w:pPr>
              <w:pStyle w:val="BodyText"/>
            </w:pPr>
          </w:p>
        </w:tc>
        <w:tc>
          <w:tcPr>
            <w:tcW w:w="3916" w:type="dxa"/>
          </w:tcPr>
          <w:p w14:paraId="09C865C8" w14:textId="77777777" w:rsidR="00503F59" w:rsidRDefault="00503F59" w:rsidP="00A54D6E">
            <w:pPr>
              <w:pStyle w:val="BodyText"/>
            </w:pPr>
            <w:r>
              <w:t xml:space="preserve">The maximum length of a datagram, which will be received via the ATT layer in segments of ATT_PAYLOAD bytes. </w:t>
            </w:r>
          </w:p>
        </w:tc>
      </w:tr>
      <w:tr w:rsidR="00503F59" w14:paraId="02F64821" w14:textId="77777777" w:rsidTr="00F2458C">
        <w:tc>
          <w:tcPr>
            <w:tcW w:w="4286" w:type="dxa"/>
          </w:tcPr>
          <w:p w14:paraId="4C222617" w14:textId="77777777" w:rsidR="00503F59" w:rsidRDefault="00503F59" w:rsidP="00A54D6E">
            <w:pPr>
              <w:pStyle w:val="BodyText"/>
            </w:pPr>
            <w:r>
              <w:t>AUTH_PROCEDURE_PERIOD</w:t>
            </w:r>
          </w:p>
        </w:tc>
        <w:tc>
          <w:tcPr>
            <w:tcW w:w="969" w:type="dxa"/>
          </w:tcPr>
          <w:p w14:paraId="551C23A2" w14:textId="77777777" w:rsidR="00503F59" w:rsidRDefault="00503F59" w:rsidP="00A54D6E">
            <w:pPr>
              <w:pStyle w:val="BodyText"/>
            </w:pPr>
            <w:r>
              <w:t>7 seconds</w:t>
            </w:r>
          </w:p>
        </w:tc>
        <w:tc>
          <w:tcPr>
            <w:tcW w:w="456" w:type="dxa"/>
          </w:tcPr>
          <w:p w14:paraId="338FF18B" w14:textId="77777777" w:rsidR="00503F59" w:rsidRDefault="00503F59" w:rsidP="00A54D6E">
            <w:pPr>
              <w:pStyle w:val="BodyText"/>
            </w:pPr>
          </w:p>
        </w:tc>
        <w:tc>
          <w:tcPr>
            <w:tcW w:w="3916" w:type="dxa"/>
          </w:tcPr>
          <w:p w14:paraId="3432265B" w14:textId="77777777" w:rsidR="00503F59" w:rsidRDefault="00503F59" w:rsidP="003425D9">
            <w:pPr>
              <w:pStyle w:val="BodyText"/>
            </w:pPr>
            <w:r>
              <w:t xml:space="preserve">A Client must have completed a successful authorization procedure after being </w:t>
            </w:r>
            <w:r w:rsidR="003425D9">
              <w:t>connected</w:t>
            </w:r>
            <w:r>
              <w:t xml:space="preserve"> to the Server within AUTH_EXECUTION_TIMEOUT seconds</w:t>
            </w:r>
            <w:r w:rsidR="003425D9">
              <w:t xml:space="preserve"> (not during pairing)</w:t>
            </w:r>
            <w:r>
              <w:t>.</w:t>
            </w:r>
          </w:p>
        </w:tc>
      </w:tr>
      <w:tr w:rsidR="00503F59" w14:paraId="4B4A7506" w14:textId="77777777" w:rsidTr="00F2458C">
        <w:tc>
          <w:tcPr>
            <w:tcW w:w="4286" w:type="dxa"/>
          </w:tcPr>
          <w:p w14:paraId="3D39D003" w14:textId="77777777" w:rsidR="00503F59" w:rsidRDefault="00503F59" w:rsidP="00A54D6E">
            <w:pPr>
              <w:pStyle w:val="BodyText"/>
            </w:pPr>
            <w:r>
              <w:t>AUTH_FAILURE_LOCKOUT_PERIOD</w:t>
            </w:r>
          </w:p>
        </w:tc>
        <w:tc>
          <w:tcPr>
            <w:tcW w:w="969" w:type="dxa"/>
          </w:tcPr>
          <w:p w14:paraId="6DEDDB81" w14:textId="77777777" w:rsidR="00503F59" w:rsidRDefault="00503F59" w:rsidP="00A54D6E">
            <w:pPr>
              <w:pStyle w:val="BodyText"/>
            </w:pPr>
            <w:r>
              <w:t>5 seconds</w:t>
            </w:r>
          </w:p>
        </w:tc>
        <w:tc>
          <w:tcPr>
            <w:tcW w:w="456" w:type="dxa"/>
          </w:tcPr>
          <w:p w14:paraId="590AE197" w14:textId="77777777" w:rsidR="00503F59" w:rsidRDefault="00503F59" w:rsidP="00A54D6E">
            <w:pPr>
              <w:pStyle w:val="BodyText"/>
            </w:pPr>
          </w:p>
        </w:tc>
        <w:tc>
          <w:tcPr>
            <w:tcW w:w="3916" w:type="dxa"/>
          </w:tcPr>
          <w:p w14:paraId="117D5645" w14:textId="77777777" w:rsidR="00503F59" w:rsidRDefault="00503F59" w:rsidP="00A54D6E">
            <w:pPr>
              <w:pStyle w:val="BodyText"/>
            </w:pPr>
            <w:r>
              <w:t xml:space="preserve">A Server shall return to idle and ignore further commands from a Client in AUTH_FAILURE_LOCKOUT_PERIOD if that Client failed to complete a successful authorization procedure within AUTH_EXECUTION_TIMEOUT seconds of </w:t>
            </w:r>
            <w:r w:rsidR="003425D9">
              <w:t>connection creation (not during pairing)</w:t>
            </w:r>
            <w:r>
              <w:t>.</w:t>
            </w:r>
          </w:p>
          <w:p w14:paraId="10634493" w14:textId="77777777" w:rsidR="00503F59" w:rsidRDefault="00503F59" w:rsidP="00A54D6E">
            <w:pPr>
              <w:pStyle w:val="BodyText"/>
            </w:pPr>
            <w:r>
              <w:t xml:space="preserve">Furthermore, after </w:t>
            </w:r>
            <w:proofErr w:type="gramStart"/>
            <w:r>
              <w:t>the  AUTH</w:t>
            </w:r>
            <w:proofErr w:type="gramEnd"/>
            <w:r>
              <w:t>_FAILURE_LOCKOUT_PERIOD the faulty Client Short-term Key (STK) and Long-Term Key (LTK) should be cleared from the Server Paired Device List.</w:t>
            </w:r>
          </w:p>
        </w:tc>
      </w:tr>
      <w:tr w:rsidR="00270458" w14:paraId="122A3552" w14:textId="77777777" w:rsidTr="00F2458C">
        <w:tc>
          <w:tcPr>
            <w:tcW w:w="4286" w:type="dxa"/>
          </w:tcPr>
          <w:p w14:paraId="027834CF" w14:textId="77777777" w:rsidR="00270458" w:rsidRDefault="00270458" w:rsidP="00A54D6E">
            <w:pPr>
              <w:pStyle w:val="BodyText"/>
            </w:pPr>
            <w:r>
              <w:t>MAIN_INTENSITY_CONTROL_DEFAULT</w:t>
            </w:r>
          </w:p>
        </w:tc>
        <w:tc>
          <w:tcPr>
            <w:tcW w:w="969" w:type="dxa"/>
          </w:tcPr>
          <w:p w14:paraId="588EA391" w14:textId="77777777" w:rsidR="00270458" w:rsidRDefault="006608EE">
            <w:pPr>
              <w:pStyle w:val="BodyText"/>
            </w:pPr>
            <w:r>
              <w:t>50</w:t>
            </w:r>
            <w:r w:rsidR="00270458">
              <w:t xml:space="preserve"> [%]</w:t>
            </w:r>
          </w:p>
        </w:tc>
        <w:tc>
          <w:tcPr>
            <w:tcW w:w="456" w:type="dxa"/>
          </w:tcPr>
          <w:p w14:paraId="7325DE9F" w14:textId="77777777" w:rsidR="00270458" w:rsidRDefault="00270458" w:rsidP="00A54D6E">
            <w:pPr>
              <w:pStyle w:val="BodyText"/>
            </w:pPr>
          </w:p>
        </w:tc>
        <w:tc>
          <w:tcPr>
            <w:tcW w:w="3916" w:type="dxa"/>
          </w:tcPr>
          <w:p w14:paraId="0EDA6EA7" w14:textId="44991923" w:rsidR="00270458" w:rsidRDefault="00270458">
            <w:pPr>
              <w:pStyle w:val="BodyText"/>
            </w:pPr>
            <w:r>
              <w:t xml:space="preserve">When the Server processes a Motor Control Segment, the actual motor output intensity will </w:t>
            </w:r>
            <w:proofErr w:type="gramStart"/>
            <w:r>
              <w:t>depend</w:t>
            </w:r>
            <w:r w:rsidR="006608EE">
              <w:t>s</w:t>
            </w:r>
            <w:proofErr w:type="gramEnd"/>
            <w:r>
              <w:t xml:space="preserve"> on the MCS Intensity and the Main Intensity Control Intensity as defined in</w:t>
            </w:r>
            <w:r w:rsidR="006608EE">
              <w:t xml:space="preserve"> (</w:t>
            </w:r>
            <w:r w:rsidR="006608EE">
              <w:fldChar w:fldCharType="begin"/>
            </w:r>
            <w:r w:rsidR="006608EE">
              <w:instrText xml:space="preserve"> REF Eq_MotorIntEqualMICmulMCS \h </w:instrText>
            </w:r>
            <w:r w:rsidR="006608EE">
              <w:fldChar w:fldCharType="separate"/>
            </w:r>
            <w:r w:rsidR="00F2458C">
              <w:rPr>
                <w:rFonts w:cstheme="minorHAnsi"/>
                <w:noProof/>
              </w:rPr>
              <w:t>1</w:t>
            </w:r>
            <w:r w:rsidR="006608EE">
              <w:fldChar w:fldCharType="end"/>
            </w:r>
            <w:r w:rsidR="006608EE">
              <w:t>).</w:t>
            </w:r>
          </w:p>
          <w:p w14:paraId="6CD3BDEE" w14:textId="526007F0" w:rsidR="004B2271" w:rsidRDefault="006608EE">
            <w:pPr>
              <w:pStyle w:val="BodyText"/>
            </w:pPr>
            <w:r>
              <w:t>The default value is 50, which denotes 50%.</w:t>
            </w:r>
          </w:p>
        </w:tc>
      </w:tr>
      <w:tr w:rsidR="004B2271" w14:paraId="1B891A6B" w14:textId="77777777" w:rsidTr="00F2458C">
        <w:tc>
          <w:tcPr>
            <w:tcW w:w="4286" w:type="dxa"/>
          </w:tcPr>
          <w:p w14:paraId="39131986" w14:textId="27245E0C" w:rsidR="004B2271" w:rsidRDefault="00E15444" w:rsidP="00F2458C">
            <w:pPr>
              <w:pStyle w:val="NormalWeb"/>
            </w:pPr>
            <w:r>
              <w:t>OPCODE_SYNC_PATTERN</w:t>
            </w:r>
          </w:p>
        </w:tc>
        <w:tc>
          <w:tcPr>
            <w:tcW w:w="969" w:type="dxa"/>
          </w:tcPr>
          <w:p w14:paraId="2CC6F3B6" w14:textId="1330C9CF" w:rsidR="004B2271" w:rsidRDefault="00E15444">
            <w:pPr>
              <w:pStyle w:val="BodyText"/>
            </w:pPr>
            <w:r>
              <w:t>0x0A</w:t>
            </w:r>
          </w:p>
        </w:tc>
        <w:tc>
          <w:tcPr>
            <w:tcW w:w="456" w:type="dxa"/>
          </w:tcPr>
          <w:p w14:paraId="67805246" w14:textId="77777777" w:rsidR="004B2271" w:rsidRDefault="004B2271" w:rsidP="00A54D6E">
            <w:pPr>
              <w:pStyle w:val="BodyText"/>
            </w:pPr>
          </w:p>
        </w:tc>
        <w:tc>
          <w:tcPr>
            <w:tcW w:w="3916" w:type="dxa"/>
          </w:tcPr>
          <w:p w14:paraId="40E13A5F" w14:textId="57E772F0" w:rsidR="004B2271" w:rsidRDefault="00E15444">
            <w:pPr>
              <w:pStyle w:val="BodyText"/>
            </w:pPr>
            <w:r>
              <w:t>For multidevice control (Advanced Motor Control)</w:t>
            </w:r>
          </w:p>
        </w:tc>
      </w:tr>
      <w:tr w:rsidR="00E15444" w14:paraId="6DA14D96" w14:textId="77777777" w:rsidTr="00F2458C">
        <w:tc>
          <w:tcPr>
            <w:tcW w:w="4286" w:type="dxa"/>
          </w:tcPr>
          <w:p w14:paraId="1A897F05" w14:textId="4B8DCE13" w:rsidR="00E15444" w:rsidRDefault="00E15444" w:rsidP="00023117">
            <w:pPr>
              <w:pStyle w:val="NormalWeb"/>
            </w:pPr>
            <w:r>
              <w:t>OPCODE_QUERY_STATUS</w:t>
            </w:r>
          </w:p>
        </w:tc>
        <w:tc>
          <w:tcPr>
            <w:tcW w:w="969" w:type="dxa"/>
          </w:tcPr>
          <w:p w14:paraId="27DA9445" w14:textId="23FE6583" w:rsidR="00E15444" w:rsidRDefault="00E15444">
            <w:pPr>
              <w:pStyle w:val="BodyText"/>
            </w:pPr>
            <w:r>
              <w:t>0x0B</w:t>
            </w:r>
          </w:p>
        </w:tc>
        <w:tc>
          <w:tcPr>
            <w:tcW w:w="456" w:type="dxa"/>
          </w:tcPr>
          <w:p w14:paraId="0776F06A" w14:textId="77777777" w:rsidR="00E15444" w:rsidRDefault="00E15444" w:rsidP="00A54D6E">
            <w:pPr>
              <w:pStyle w:val="BodyText"/>
            </w:pPr>
          </w:p>
        </w:tc>
        <w:tc>
          <w:tcPr>
            <w:tcW w:w="3916" w:type="dxa"/>
          </w:tcPr>
          <w:p w14:paraId="78F1C1B6" w14:textId="5A5BE6D4" w:rsidR="0098697B" w:rsidRPr="00E15444" w:rsidRDefault="00E15444" w:rsidP="00F2458C">
            <w:pPr>
              <w:pStyle w:val="NormalWeb"/>
            </w:pPr>
            <w:r>
              <w:t>Retrieve real-time device status for app display</w:t>
            </w:r>
          </w:p>
        </w:tc>
      </w:tr>
      <w:tr w:rsidR="0098697B" w14:paraId="06C7EC64" w14:textId="77777777" w:rsidTr="00F2458C">
        <w:tc>
          <w:tcPr>
            <w:tcW w:w="4286" w:type="dxa"/>
          </w:tcPr>
          <w:p w14:paraId="7B2C8F9D" w14:textId="7ED4F408" w:rsidR="0098697B" w:rsidRDefault="0098697B" w:rsidP="00023117">
            <w:pPr>
              <w:pStyle w:val="NormalWeb"/>
            </w:pPr>
            <w:r w:rsidRPr="00D1062B">
              <w:t>OPCODE_QUERY_VERSION</w:t>
            </w:r>
          </w:p>
        </w:tc>
        <w:tc>
          <w:tcPr>
            <w:tcW w:w="969" w:type="dxa"/>
          </w:tcPr>
          <w:p w14:paraId="778E6388" w14:textId="0A0D278A" w:rsidR="0098697B" w:rsidRDefault="0098697B">
            <w:pPr>
              <w:pStyle w:val="BodyText"/>
            </w:pPr>
            <w:r>
              <w:t>0x0F</w:t>
            </w:r>
          </w:p>
        </w:tc>
        <w:tc>
          <w:tcPr>
            <w:tcW w:w="456" w:type="dxa"/>
          </w:tcPr>
          <w:p w14:paraId="2C8D5A8F" w14:textId="77777777" w:rsidR="0098697B" w:rsidRDefault="0098697B" w:rsidP="00A54D6E">
            <w:pPr>
              <w:pStyle w:val="BodyText"/>
            </w:pPr>
          </w:p>
        </w:tc>
        <w:tc>
          <w:tcPr>
            <w:tcW w:w="3916" w:type="dxa"/>
          </w:tcPr>
          <w:p w14:paraId="45D7E70E" w14:textId="6E835EBD" w:rsidR="0098697B" w:rsidRDefault="0098697B" w:rsidP="00023117">
            <w:pPr>
              <w:pStyle w:val="NormalWeb"/>
            </w:pPr>
            <w:r>
              <w:t>Version Query</w:t>
            </w:r>
            <w:r w:rsidR="00A16C73">
              <w:t xml:space="preserve"> for Firmware for backward </w:t>
            </w:r>
            <w:proofErr w:type="spellStart"/>
            <w:r w:rsidR="00A16C73">
              <w:t>compability</w:t>
            </w:r>
            <w:proofErr w:type="spellEnd"/>
          </w:p>
        </w:tc>
      </w:tr>
      <w:tr w:rsidR="00E15444" w14:paraId="130F5E1D" w14:textId="77777777" w:rsidTr="00F2458C">
        <w:tc>
          <w:tcPr>
            <w:tcW w:w="4286" w:type="dxa"/>
          </w:tcPr>
          <w:p w14:paraId="5D57B949" w14:textId="4CDD017D" w:rsidR="00E15444" w:rsidRDefault="0098697B" w:rsidP="00023117">
            <w:pPr>
              <w:pStyle w:val="NormalWeb"/>
            </w:pPr>
            <w:r w:rsidRPr="00D1062B">
              <w:rPr>
                <w:lang w:val="en-US"/>
              </w:rPr>
              <w:lastRenderedPageBreak/>
              <w:t>OPCODE_ERROR</w:t>
            </w:r>
          </w:p>
        </w:tc>
        <w:tc>
          <w:tcPr>
            <w:tcW w:w="969" w:type="dxa"/>
          </w:tcPr>
          <w:p w14:paraId="096C0D4D" w14:textId="0578766B" w:rsidR="00E15444" w:rsidRDefault="0098697B">
            <w:pPr>
              <w:pStyle w:val="BodyText"/>
            </w:pPr>
            <w:r>
              <w:t>0xFF</w:t>
            </w:r>
          </w:p>
        </w:tc>
        <w:tc>
          <w:tcPr>
            <w:tcW w:w="456" w:type="dxa"/>
          </w:tcPr>
          <w:p w14:paraId="1146E60B" w14:textId="77777777" w:rsidR="00E15444" w:rsidRDefault="00E15444" w:rsidP="00A54D6E">
            <w:pPr>
              <w:pStyle w:val="BodyText"/>
            </w:pPr>
          </w:p>
        </w:tc>
        <w:tc>
          <w:tcPr>
            <w:tcW w:w="3916" w:type="dxa"/>
          </w:tcPr>
          <w:p w14:paraId="67F3E7C5" w14:textId="4E8F674E" w:rsidR="00E15444" w:rsidRDefault="0098697B" w:rsidP="00023117">
            <w:pPr>
              <w:pStyle w:val="NormalWeb"/>
            </w:pPr>
            <w:r>
              <w:t>Error</w:t>
            </w:r>
          </w:p>
        </w:tc>
      </w:tr>
    </w:tbl>
    <w:p w14:paraId="784C46F4" w14:textId="76CA07C3" w:rsidR="00503F59" w:rsidRPr="00766B6D" w:rsidRDefault="00503F59" w:rsidP="00503F59">
      <w:pPr>
        <w:pStyle w:val="Caption"/>
        <w:framePr w:wrap="notBeside"/>
      </w:pPr>
      <w:bookmarkStart w:id="109" w:name="_Ref408769875"/>
      <w:r>
        <w:t xml:space="preserve">Table </w:t>
      </w:r>
      <w:r>
        <w:fldChar w:fldCharType="begin"/>
      </w:r>
      <w:r>
        <w:instrText xml:space="preserve"> SEQ Table \* ARABIC </w:instrText>
      </w:r>
      <w:r>
        <w:fldChar w:fldCharType="separate"/>
      </w:r>
      <w:r w:rsidR="00F2458C">
        <w:rPr>
          <w:noProof/>
        </w:rPr>
        <w:t>2</w:t>
      </w:r>
      <w:r>
        <w:fldChar w:fldCharType="end"/>
      </w:r>
      <w:bookmarkEnd w:id="109"/>
      <w:r>
        <w:t>: Defined constants in the Vibe Service</w:t>
      </w:r>
    </w:p>
    <w:p w14:paraId="214AF960" w14:textId="77777777" w:rsidR="00503F59" w:rsidRDefault="00503F59" w:rsidP="00503F59">
      <w:pPr>
        <w:pStyle w:val="BodyText"/>
      </w:pPr>
    </w:p>
    <w:p w14:paraId="544D9FBB" w14:textId="2B494BA2" w:rsidR="00503F59" w:rsidRDefault="00FB2A44" w:rsidP="00503F59">
      <w:pPr>
        <w:pStyle w:val="BodyText"/>
      </w:pPr>
      <w:r>
        <w:t>Illustration of setup:</w:t>
      </w:r>
    </w:p>
    <w:p w14:paraId="4B49C2FF" w14:textId="30324EE5" w:rsidR="00FB2A44" w:rsidRDefault="00FB2A44" w:rsidP="00503F59">
      <w:pPr>
        <w:pStyle w:val="BodyText"/>
      </w:pPr>
      <w:r>
        <w:rPr>
          <w:noProof/>
        </w:rPr>
        <w:drawing>
          <wp:inline distT="0" distB="0" distL="0" distR="0" wp14:anchorId="1509744C" wp14:editId="5E730C07">
            <wp:extent cx="3619500" cy="4445000"/>
            <wp:effectExtent l="0" t="0" r="0" b="0"/>
            <wp:docPr id="805496434" name="Picture 5"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6434" name="Picture 5" descr="A diagram of a application&#10;&#10;AI-generated content may be incorrect."/>
                    <pic:cNvPicPr/>
                  </pic:nvPicPr>
                  <pic:blipFill>
                    <a:blip r:embed="rId15"/>
                    <a:stretch>
                      <a:fillRect/>
                    </a:stretch>
                  </pic:blipFill>
                  <pic:spPr>
                    <a:xfrm>
                      <a:off x="0" y="0"/>
                      <a:ext cx="3619500" cy="4445000"/>
                    </a:xfrm>
                    <a:prstGeom prst="rect">
                      <a:avLst/>
                    </a:prstGeom>
                  </pic:spPr>
                </pic:pic>
              </a:graphicData>
            </a:graphic>
          </wp:inline>
        </w:drawing>
      </w:r>
    </w:p>
    <w:p w14:paraId="6CD35D60" w14:textId="1A041F1C" w:rsidR="00F2458C" w:rsidRPr="00F2458C" w:rsidRDefault="00F2458C" w:rsidP="00F2458C">
      <w:pPr>
        <w:pStyle w:val="BodyText"/>
        <w:ind w:left="284"/>
        <w:rPr>
          <w:b/>
          <w:bCs/>
        </w:rPr>
      </w:pPr>
      <w:r w:rsidRPr="00F2458C">
        <w:rPr>
          <w:b/>
          <w:bCs/>
        </w:rPr>
        <w:t xml:space="preserve">Diagram </w:t>
      </w:r>
      <w:r>
        <w:rPr>
          <w:b/>
          <w:bCs/>
        </w:rPr>
        <w:t>1</w:t>
      </w:r>
      <w:r w:rsidRPr="00F2458C">
        <w:rPr>
          <w:b/>
          <w:bCs/>
        </w:rPr>
        <w:t>: Setting a Speed (Intensity) on the EMW</w:t>
      </w:r>
    </w:p>
    <w:p w14:paraId="03B22856" w14:textId="77777777" w:rsidR="00F2458C" w:rsidRPr="00F2458C" w:rsidRDefault="00F2458C" w:rsidP="00F2458C">
      <w:pPr>
        <w:pStyle w:val="BodyText"/>
      </w:pPr>
      <w:r w:rsidRPr="00F2458C">
        <w:t>This flowchart shows how the app (or LLM via MCP) sets the motor speed/intensity on the EMW using the Vibe Protocol. It involves writing to the FIFO characteristic with a Motor Control Segment (MCS) for intensity, followed by a state notification—useful for dynamic LLM-generated vibrations in the improved EMW.</w:t>
      </w:r>
    </w:p>
    <w:p w14:paraId="47DEFD7C" w14:textId="77777777" w:rsidR="00F2458C" w:rsidRDefault="00F2458C" w:rsidP="00503F59">
      <w:pPr>
        <w:pStyle w:val="BodyText"/>
      </w:pPr>
    </w:p>
    <w:p w14:paraId="33948A73" w14:textId="19C5ECBC" w:rsidR="00F2458C" w:rsidRDefault="00F2458C" w:rsidP="00503F59">
      <w:pPr>
        <w:pStyle w:val="BodyText"/>
      </w:pPr>
      <w:r>
        <w:rPr>
          <w:noProof/>
        </w:rPr>
        <w:drawing>
          <wp:inline distT="0" distB="0" distL="0" distR="0" wp14:anchorId="5917AC2E" wp14:editId="3F3CC2D4">
            <wp:extent cx="6119495" cy="1473835"/>
            <wp:effectExtent l="0" t="0" r="1905" b="0"/>
            <wp:docPr id="1171797019" name="Picture 6" descr="A diagram of a motor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97019" name="Picture 6" descr="A diagram of a motor state&#10;&#10;AI-generated content may be incorrect."/>
                    <pic:cNvPicPr/>
                  </pic:nvPicPr>
                  <pic:blipFill>
                    <a:blip r:embed="rId16"/>
                    <a:stretch>
                      <a:fillRect/>
                    </a:stretch>
                  </pic:blipFill>
                  <pic:spPr>
                    <a:xfrm>
                      <a:off x="0" y="0"/>
                      <a:ext cx="6119495" cy="1473835"/>
                    </a:xfrm>
                    <a:prstGeom prst="rect">
                      <a:avLst/>
                    </a:prstGeom>
                  </pic:spPr>
                </pic:pic>
              </a:graphicData>
            </a:graphic>
          </wp:inline>
        </w:drawing>
      </w:r>
    </w:p>
    <w:p w14:paraId="7931DD93" w14:textId="4EFB58F1" w:rsidR="00F2458C" w:rsidRPr="00F2458C" w:rsidRDefault="00F2458C" w:rsidP="00F2458C">
      <w:pPr>
        <w:pStyle w:val="BodyText"/>
        <w:ind w:left="284"/>
        <w:rPr>
          <w:b/>
          <w:bCs/>
        </w:rPr>
      </w:pPr>
      <w:r w:rsidRPr="00F2458C">
        <w:rPr>
          <w:b/>
          <w:bCs/>
        </w:rPr>
        <w:lastRenderedPageBreak/>
        <w:t xml:space="preserve">Diagram </w:t>
      </w:r>
      <w:r>
        <w:rPr>
          <w:b/>
          <w:bCs/>
        </w:rPr>
        <w:t>2</w:t>
      </w:r>
      <w:r w:rsidRPr="00F2458C">
        <w:rPr>
          <w:b/>
          <w:bCs/>
        </w:rPr>
        <w:t>: Using an OPCODE Command (e.g., QUERY_VERSION)</w:t>
      </w:r>
    </w:p>
    <w:p w14:paraId="090E48F7" w14:textId="77777777" w:rsidR="00F2458C" w:rsidRPr="00F2458C" w:rsidRDefault="00F2458C" w:rsidP="00F2458C">
      <w:pPr>
        <w:pStyle w:val="BodyText"/>
      </w:pPr>
      <w:r w:rsidRPr="00F2458C">
        <w:t>This sequence diagram demonstrates sending an OPCODE-based command (e.g., OPCODE_QUERY_VERSION) from the app to the EMW, with a response via notification. This ensures backward compatibility and is essential for LLM control via MCP to check firmware before advanced features in the improved EMW.</w:t>
      </w:r>
    </w:p>
    <w:p w14:paraId="1CBE309E" w14:textId="77777777" w:rsidR="00F2458C" w:rsidRDefault="00F2458C" w:rsidP="00503F59">
      <w:pPr>
        <w:pStyle w:val="BodyText"/>
      </w:pPr>
    </w:p>
    <w:p w14:paraId="67739ED0" w14:textId="5D7E0DD8" w:rsidR="00F2458C" w:rsidRDefault="00F2458C" w:rsidP="00503F59">
      <w:pPr>
        <w:pStyle w:val="BodyText"/>
      </w:pPr>
      <w:r>
        <w:rPr>
          <w:noProof/>
        </w:rPr>
        <w:drawing>
          <wp:inline distT="0" distB="0" distL="0" distR="0" wp14:anchorId="47E60012" wp14:editId="751FF136">
            <wp:extent cx="6119495" cy="1480820"/>
            <wp:effectExtent l="0" t="0" r="1905" b="5080"/>
            <wp:docPr id="2115434681" name="Picture 7"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4681" name="Picture 7" descr="A black and white diagram&#10;&#10;AI-generated content may be incorrect."/>
                    <pic:cNvPicPr/>
                  </pic:nvPicPr>
                  <pic:blipFill>
                    <a:blip r:embed="rId17"/>
                    <a:stretch>
                      <a:fillRect/>
                    </a:stretch>
                  </pic:blipFill>
                  <pic:spPr>
                    <a:xfrm>
                      <a:off x="0" y="0"/>
                      <a:ext cx="6119495" cy="1480820"/>
                    </a:xfrm>
                    <a:prstGeom prst="rect">
                      <a:avLst/>
                    </a:prstGeom>
                  </pic:spPr>
                </pic:pic>
              </a:graphicData>
            </a:graphic>
          </wp:inline>
        </w:drawing>
      </w:r>
    </w:p>
    <w:p w14:paraId="52EDF201" w14:textId="1FAE8552" w:rsidR="00F2458C" w:rsidRPr="00F2458C" w:rsidRDefault="00F2458C" w:rsidP="00F2458C">
      <w:pPr>
        <w:pStyle w:val="BodyText"/>
        <w:ind w:left="284"/>
        <w:rPr>
          <w:b/>
          <w:bCs/>
        </w:rPr>
      </w:pPr>
      <w:r w:rsidRPr="00F2458C">
        <w:rPr>
          <w:b/>
          <w:bCs/>
        </w:rPr>
        <w:t xml:space="preserve">Diagram </w:t>
      </w:r>
      <w:r>
        <w:rPr>
          <w:b/>
          <w:bCs/>
        </w:rPr>
        <w:t>3</w:t>
      </w:r>
      <w:r w:rsidRPr="00F2458C">
        <w:rPr>
          <w:b/>
          <w:bCs/>
        </w:rPr>
        <w:t>: Connecting EMW (Server) and APP (Client) via Bluetooth</w:t>
      </w:r>
    </w:p>
    <w:p w14:paraId="0D69F7FE" w14:textId="714EAA45" w:rsidR="00F2458C" w:rsidRPr="00F2458C" w:rsidRDefault="00F2458C" w:rsidP="00F2458C">
      <w:pPr>
        <w:pStyle w:val="BodyText"/>
      </w:pPr>
      <w:r w:rsidRPr="00F2458C">
        <w:t>This diagram depicts the EMW as the BLE server advertising its Vibe Service, with the app as the client initiating the connection, discovering services, and optionally authenticating.</w:t>
      </w:r>
    </w:p>
    <w:p w14:paraId="61E86DC3" w14:textId="77777777" w:rsidR="00F2458C" w:rsidRDefault="00F2458C" w:rsidP="00503F59">
      <w:pPr>
        <w:pStyle w:val="BodyText"/>
      </w:pPr>
    </w:p>
    <w:p w14:paraId="5623B3EB" w14:textId="159B6FFD" w:rsidR="00F2458C" w:rsidRDefault="00F2458C" w:rsidP="00503F59">
      <w:pPr>
        <w:pStyle w:val="BodyText"/>
      </w:pPr>
      <w:r>
        <w:rPr>
          <w:noProof/>
        </w:rPr>
        <w:drawing>
          <wp:inline distT="0" distB="0" distL="0" distR="0" wp14:anchorId="072401EC" wp14:editId="53AA6321">
            <wp:extent cx="3860800" cy="2006600"/>
            <wp:effectExtent l="0" t="0" r="0" b="0"/>
            <wp:docPr id="1032045786" name="Picture 8"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5786" name="Picture 8" descr="A diagram of a service&#10;&#10;AI-generated content may be incorrect."/>
                    <pic:cNvPicPr/>
                  </pic:nvPicPr>
                  <pic:blipFill>
                    <a:blip r:embed="rId18"/>
                    <a:stretch>
                      <a:fillRect/>
                    </a:stretch>
                  </pic:blipFill>
                  <pic:spPr>
                    <a:xfrm>
                      <a:off x="0" y="0"/>
                      <a:ext cx="3860800" cy="2006600"/>
                    </a:xfrm>
                    <a:prstGeom prst="rect">
                      <a:avLst/>
                    </a:prstGeom>
                  </pic:spPr>
                </pic:pic>
              </a:graphicData>
            </a:graphic>
          </wp:inline>
        </w:drawing>
      </w:r>
    </w:p>
    <w:p w14:paraId="75D1977F" w14:textId="77777777" w:rsidR="00F2458C" w:rsidRDefault="00F2458C" w:rsidP="00503F59">
      <w:pPr>
        <w:pStyle w:val="BodyText"/>
      </w:pPr>
    </w:p>
    <w:p w14:paraId="125EABA0" w14:textId="77777777" w:rsidR="00F2458C" w:rsidRDefault="00F2458C" w:rsidP="00503F59">
      <w:pPr>
        <w:pStyle w:val="BodyText"/>
      </w:pPr>
    </w:p>
    <w:p w14:paraId="7DC7C229" w14:textId="77777777" w:rsidR="00F2458C" w:rsidRDefault="00F2458C" w:rsidP="00503F59">
      <w:pPr>
        <w:pStyle w:val="BodyText"/>
      </w:pPr>
    </w:p>
    <w:p w14:paraId="562590B9" w14:textId="77777777" w:rsidR="00F2458C" w:rsidRDefault="00F2458C" w:rsidP="00503F59">
      <w:pPr>
        <w:pStyle w:val="BodyText"/>
      </w:pPr>
    </w:p>
    <w:p w14:paraId="51BBE35F" w14:textId="77777777" w:rsidR="00F2458C" w:rsidRDefault="00F2458C" w:rsidP="00503F59">
      <w:pPr>
        <w:pStyle w:val="BodyText"/>
      </w:pPr>
    </w:p>
    <w:p w14:paraId="2E994C1F" w14:textId="77777777" w:rsidR="00F2458C" w:rsidRDefault="00F2458C" w:rsidP="00503F59">
      <w:pPr>
        <w:pStyle w:val="BodyText"/>
      </w:pPr>
    </w:p>
    <w:p w14:paraId="0519E489" w14:textId="77777777" w:rsidR="00F2458C" w:rsidRDefault="00F2458C" w:rsidP="00503F59">
      <w:pPr>
        <w:pStyle w:val="BodyText"/>
      </w:pPr>
    </w:p>
    <w:p w14:paraId="20368E30" w14:textId="77777777" w:rsidR="00F2458C" w:rsidRDefault="00F2458C" w:rsidP="00503F59">
      <w:pPr>
        <w:pStyle w:val="BodyText"/>
      </w:pPr>
    </w:p>
    <w:p w14:paraId="4B8C8EE5" w14:textId="77777777" w:rsidR="00F2458C" w:rsidRDefault="00F2458C" w:rsidP="00503F59">
      <w:pPr>
        <w:pStyle w:val="BodyText"/>
      </w:pPr>
    </w:p>
    <w:p w14:paraId="0BAD6149" w14:textId="77777777" w:rsidR="00F2458C" w:rsidRDefault="00F2458C" w:rsidP="00503F59">
      <w:pPr>
        <w:pStyle w:val="BodyText"/>
      </w:pPr>
    </w:p>
    <w:p w14:paraId="0662EE79" w14:textId="77777777" w:rsidR="00F2458C" w:rsidRDefault="00F2458C" w:rsidP="00503F59">
      <w:pPr>
        <w:pStyle w:val="BodyText"/>
      </w:pPr>
    </w:p>
    <w:p w14:paraId="1B262C19" w14:textId="54BD61A8" w:rsidR="00F2458C" w:rsidRPr="00F2458C" w:rsidRDefault="00F2458C" w:rsidP="00F2458C">
      <w:pPr>
        <w:pStyle w:val="BodyText"/>
        <w:ind w:left="284"/>
        <w:rPr>
          <w:b/>
          <w:bCs/>
        </w:rPr>
      </w:pPr>
      <w:r w:rsidRPr="00F2458C">
        <w:rPr>
          <w:b/>
          <w:bCs/>
        </w:rPr>
        <w:lastRenderedPageBreak/>
        <w:t>Diagram</w:t>
      </w:r>
      <w:r>
        <w:rPr>
          <w:b/>
          <w:bCs/>
        </w:rPr>
        <w:t xml:space="preserve"> 4</w:t>
      </w:r>
      <w:r w:rsidRPr="00F2458C">
        <w:rPr>
          <w:b/>
          <w:bCs/>
        </w:rPr>
        <w:t>: APP Connecting to Two EMWs (Server) via Bluetooth</w:t>
      </w:r>
    </w:p>
    <w:p w14:paraId="22767FF1" w14:textId="77777777" w:rsidR="00F2458C" w:rsidRPr="00F2458C" w:rsidRDefault="00F2458C" w:rsidP="00F2458C">
      <w:pPr>
        <w:pStyle w:val="BodyText"/>
      </w:pPr>
      <w:r w:rsidRPr="00F2458C">
        <w:t>This diagram illustrates the flow for the mobile app (acting as the BLE client) to connect to two Europe Magic Wand (EMW) massagers (acting as BLE servers). It shows the app scanning for multiple devices, establishing connections sequentially or simultaneously (depending on BLE hardware limits), discovering their Vibe Services, and optionally authenticating with each. This supports the improved EMW's multi-device control capability, enabling synchronized patterns via the app or MCP interface.</w:t>
      </w:r>
    </w:p>
    <w:p w14:paraId="6B22B3E1" w14:textId="77777777" w:rsidR="00F2458C" w:rsidRDefault="00F2458C" w:rsidP="00503F59">
      <w:pPr>
        <w:pStyle w:val="BodyText"/>
      </w:pPr>
    </w:p>
    <w:p w14:paraId="370DB0BC" w14:textId="4B4457AB" w:rsidR="00F2458C" w:rsidRPr="00503F59" w:rsidRDefault="00F2458C" w:rsidP="00503F59">
      <w:pPr>
        <w:pStyle w:val="BodyText"/>
      </w:pPr>
      <w:r>
        <w:rPr>
          <w:noProof/>
        </w:rPr>
        <w:drawing>
          <wp:inline distT="0" distB="0" distL="0" distR="0" wp14:anchorId="17E41ACF" wp14:editId="42F832CD">
            <wp:extent cx="3556000" cy="4051300"/>
            <wp:effectExtent l="0" t="0" r="0" b="0"/>
            <wp:docPr id="1966732044" name="Picture 9" descr="A diagram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2044" name="Picture 9" descr="A diagram of a mobile application&#10;&#10;AI-generated content may be incorrect."/>
                    <pic:cNvPicPr/>
                  </pic:nvPicPr>
                  <pic:blipFill>
                    <a:blip r:embed="rId19"/>
                    <a:stretch>
                      <a:fillRect/>
                    </a:stretch>
                  </pic:blipFill>
                  <pic:spPr>
                    <a:xfrm>
                      <a:off x="0" y="0"/>
                      <a:ext cx="3556000" cy="4051300"/>
                    </a:xfrm>
                    <a:prstGeom prst="rect">
                      <a:avLst/>
                    </a:prstGeom>
                  </pic:spPr>
                </pic:pic>
              </a:graphicData>
            </a:graphic>
          </wp:inline>
        </w:drawing>
      </w:r>
    </w:p>
    <w:p w14:paraId="40F5AA31" w14:textId="77777777" w:rsidR="007874DC" w:rsidRDefault="007874DC" w:rsidP="00986E96">
      <w:pPr>
        <w:pStyle w:val="Heading1"/>
      </w:pPr>
      <w:bookmarkStart w:id="110" w:name="_Toc471073858"/>
      <w:r>
        <w:lastRenderedPageBreak/>
        <w:t>References</w:t>
      </w:r>
      <w:bookmarkEnd w:id="110"/>
    </w:p>
    <w:p w14:paraId="2B8EEACD" w14:textId="77777777" w:rsidR="00EE6023" w:rsidRDefault="00EE6023">
      <w:pPr>
        <w:pStyle w:val="ListParagraph"/>
        <w:numPr>
          <w:ilvl w:val="0"/>
          <w:numId w:val="11"/>
        </w:numPr>
        <w:spacing w:after="200" w:line="276" w:lineRule="auto"/>
      </w:pPr>
      <w:bookmarkStart w:id="111" w:name="_Ref401586291"/>
      <w:bookmarkStart w:id="112" w:name="_Ref395693676"/>
      <w:r>
        <w:t>IETF UUID standard RFC 4122,</w:t>
      </w:r>
      <w:r>
        <w:br/>
      </w:r>
      <w:hyperlink r:id="rId20" w:history="1">
        <w:r w:rsidRPr="00EE6023">
          <w:rPr>
            <w:rStyle w:val="Hyperlink"/>
          </w:rPr>
          <w:t>https://datatracker.ietf.org/doc/rfc4122/?include_text=1</w:t>
        </w:r>
      </w:hyperlink>
      <w:bookmarkEnd w:id="111"/>
    </w:p>
    <w:bookmarkEnd w:id="112"/>
    <w:p w14:paraId="24D27B83" w14:textId="77777777" w:rsidR="007874DC" w:rsidRDefault="007874DC" w:rsidP="007874DC">
      <w:pPr>
        <w:keepNext/>
      </w:pPr>
    </w:p>
    <w:sectPr w:rsidR="007874DC" w:rsidSect="00887BE7">
      <w:headerReference w:type="default" r:id="rId21"/>
      <w:footerReference w:type="default" r:id="rId22"/>
      <w:footnotePr>
        <w:numFmt w:val="chicago"/>
        <w:numRestart w:val="eachPage"/>
      </w:footnotePr>
      <w:pgSz w:w="11906" w:h="16838" w:code="9"/>
      <w:pgMar w:top="1814" w:right="851" w:bottom="1134" w:left="1418" w:header="708"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7084" w14:textId="77777777" w:rsidR="005135EC" w:rsidRDefault="005135EC" w:rsidP="0052195A">
      <w:r>
        <w:separator/>
      </w:r>
    </w:p>
  </w:endnote>
  <w:endnote w:type="continuationSeparator" w:id="0">
    <w:p w14:paraId="63924E39" w14:textId="77777777" w:rsidR="005135EC" w:rsidRDefault="005135EC" w:rsidP="00521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Univers">
    <w:altName w:val="Arial"/>
    <w:panose1 w:val="020B0503020202020204"/>
    <w:charset w:val="00"/>
    <w:family w:val="swiss"/>
    <w:pitch w:val="variable"/>
    <w:sig w:usb0="00000007" w:usb1="00000000" w:usb2="00000000" w:usb3="00000000" w:csb0="00000093" w:csb1="00000000"/>
  </w:font>
  <w:font w:name="Melior">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12985"/>
      <w:docPartObj>
        <w:docPartGallery w:val="Page Numbers (Bottom of Page)"/>
        <w:docPartUnique/>
      </w:docPartObj>
    </w:sdtPr>
    <w:sdtContent>
      <w:p w14:paraId="6A4D3A4B" w14:textId="77777777" w:rsidR="00291B9F" w:rsidRDefault="00291B9F" w:rsidP="0052195A">
        <w:pPr>
          <w:pStyle w:val="Footer"/>
        </w:pPr>
        <w:r>
          <w:fldChar w:fldCharType="begin"/>
        </w:r>
        <w:r>
          <w:instrText xml:space="preserve"> PAGE   \* MERGEFORMAT </w:instrText>
        </w:r>
        <w:r>
          <w:fldChar w:fldCharType="separate"/>
        </w:r>
        <w:r w:rsidR="00581711">
          <w:rPr>
            <w:noProof/>
          </w:rPr>
          <w:t>1</w:t>
        </w:r>
        <w:r>
          <w:rPr>
            <w:noProof/>
          </w:rPr>
          <w:fldChar w:fldCharType="end"/>
        </w:r>
      </w:p>
    </w:sdtContent>
  </w:sdt>
  <w:p w14:paraId="2FC23A2C" w14:textId="77777777" w:rsidR="00291B9F" w:rsidRDefault="00291B9F" w:rsidP="005219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B6FD" w14:textId="77777777" w:rsidR="005135EC" w:rsidRDefault="005135EC" w:rsidP="0052195A">
      <w:r>
        <w:separator/>
      </w:r>
    </w:p>
  </w:footnote>
  <w:footnote w:type="continuationSeparator" w:id="0">
    <w:p w14:paraId="00D7CCAB" w14:textId="77777777" w:rsidR="005135EC" w:rsidRDefault="005135EC" w:rsidP="00521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2961" w14:textId="77777777" w:rsidR="00291B9F" w:rsidRDefault="00291B9F" w:rsidP="0052195A"/>
  <w:tbl>
    <w:tblPr>
      <w:tblW w:w="9090" w:type="dxa"/>
      <w:tblInd w:w="-137" w:type="dxa"/>
      <w:tblLayout w:type="fixed"/>
      <w:tblCellMar>
        <w:left w:w="0" w:type="dxa"/>
        <w:right w:w="0" w:type="dxa"/>
      </w:tblCellMar>
      <w:tblLook w:val="0000" w:firstRow="0" w:lastRow="0" w:firstColumn="0" w:lastColumn="0" w:noHBand="0" w:noVBand="0"/>
    </w:tblPr>
    <w:tblGrid>
      <w:gridCol w:w="2385"/>
      <w:gridCol w:w="4023"/>
      <w:gridCol w:w="1043"/>
      <w:gridCol w:w="1639"/>
    </w:tblGrid>
    <w:tr w:rsidR="00291B9F" w14:paraId="355BE1C9" w14:textId="77777777">
      <w:trPr>
        <w:cantSplit/>
        <w:trHeight w:hRule="exact" w:val="408"/>
      </w:trPr>
      <w:tc>
        <w:tcPr>
          <w:tcW w:w="2385" w:type="dxa"/>
          <w:vMerge w:val="restart"/>
          <w:tcBorders>
            <w:top w:val="single" w:sz="4" w:space="0" w:color="auto"/>
            <w:left w:val="single" w:sz="4" w:space="0" w:color="auto"/>
            <w:right w:val="single" w:sz="4" w:space="0" w:color="auto"/>
          </w:tcBorders>
        </w:tcPr>
        <w:p w14:paraId="59195A49" w14:textId="77777777" w:rsidR="00291B9F" w:rsidRDefault="00291B9F" w:rsidP="0052195A"/>
        <w:p w14:paraId="3CA97983" w14:textId="77777777" w:rsidR="00291B9F" w:rsidRDefault="00291B9F" w:rsidP="0052195A"/>
      </w:tc>
      <w:tc>
        <w:tcPr>
          <w:tcW w:w="4023" w:type="dxa"/>
          <w:tcBorders>
            <w:top w:val="single" w:sz="4" w:space="0" w:color="auto"/>
            <w:left w:val="nil"/>
            <w:right w:val="single" w:sz="4" w:space="0" w:color="auto"/>
          </w:tcBorders>
        </w:tcPr>
        <w:p w14:paraId="4CA76C02" w14:textId="77777777" w:rsidR="00291B9F" w:rsidRPr="008F736A" w:rsidRDefault="00291B9F" w:rsidP="006A1E5F">
          <w:pPr>
            <w:jc w:val="center"/>
            <w:rPr>
              <w:b/>
              <w:sz w:val="28"/>
              <w:szCs w:val="28"/>
            </w:rPr>
          </w:pPr>
          <w:r>
            <w:rPr>
              <w:b/>
              <w:sz w:val="28"/>
              <w:szCs w:val="28"/>
              <w:lang w:val="da-DK"/>
            </w:rPr>
            <w:t>Vibe Service and Protocol</w:t>
          </w:r>
        </w:p>
      </w:tc>
      <w:tc>
        <w:tcPr>
          <w:tcW w:w="1043" w:type="dxa"/>
          <w:tcBorders>
            <w:top w:val="single" w:sz="4" w:space="0" w:color="auto"/>
            <w:left w:val="nil"/>
            <w:bottom w:val="single" w:sz="4" w:space="0" w:color="auto"/>
            <w:right w:val="single" w:sz="4" w:space="0" w:color="auto"/>
          </w:tcBorders>
          <w:vAlign w:val="center"/>
        </w:tcPr>
        <w:p w14:paraId="4DE76543" w14:textId="77777777" w:rsidR="00291B9F" w:rsidRDefault="00291B9F" w:rsidP="0052195A">
          <w:r>
            <w:t>Pages:</w:t>
          </w:r>
        </w:p>
      </w:tc>
      <w:tc>
        <w:tcPr>
          <w:tcW w:w="1639" w:type="dxa"/>
          <w:tcBorders>
            <w:top w:val="single" w:sz="4" w:space="0" w:color="auto"/>
            <w:left w:val="nil"/>
            <w:bottom w:val="single" w:sz="4" w:space="0" w:color="auto"/>
            <w:right w:val="single" w:sz="4" w:space="0" w:color="auto"/>
          </w:tcBorders>
          <w:vAlign w:val="center"/>
        </w:tcPr>
        <w:p w14:paraId="4124A1B1" w14:textId="77777777" w:rsidR="00291B9F" w:rsidRDefault="00291B9F" w:rsidP="0052195A">
          <w:r>
            <w:t xml:space="preserve"> </w:t>
          </w:r>
          <w:r w:rsidRPr="007E2235">
            <w:rPr>
              <w:rStyle w:val="PageNumber"/>
              <w:rFonts w:cs="Microsoft Sans Serif"/>
              <w:szCs w:val="22"/>
            </w:rPr>
            <w:fldChar w:fldCharType="begin"/>
          </w:r>
          <w:r w:rsidRPr="007E2235">
            <w:rPr>
              <w:rStyle w:val="PageNumber"/>
              <w:rFonts w:cs="Microsoft Sans Serif"/>
              <w:szCs w:val="22"/>
            </w:rPr>
            <w:instrText xml:space="preserve"> PAGE </w:instrText>
          </w:r>
          <w:r w:rsidRPr="007E2235">
            <w:rPr>
              <w:rStyle w:val="PageNumber"/>
              <w:rFonts w:cs="Microsoft Sans Serif"/>
              <w:szCs w:val="22"/>
            </w:rPr>
            <w:fldChar w:fldCharType="separate"/>
          </w:r>
          <w:r w:rsidR="00581711">
            <w:rPr>
              <w:rStyle w:val="PageNumber"/>
              <w:rFonts w:cs="Microsoft Sans Serif"/>
              <w:noProof/>
              <w:szCs w:val="22"/>
            </w:rPr>
            <w:t>1</w:t>
          </w:r>
          <w:r w:rsidRPr="007E2235">
            <w:rPr>
              <w:rStyle w:val="PageNumber"/>
              <w:rFonts w:cs="Microsoft Sans Serif"/>
              <w:szCs w:val="22"/>
            </w:rPr>
            <w:fldChar w:fldCharType="end"/>
          </w:r>
          <w:r>
            <w:t xml:space="preserve"> of </w:t>
          </w:r>
          <w:r w:rsidRPr="007E2235">
            <w:rPr>
              <w:rStyle w:val="PageNumber"/>
              <w:rFonts w:cs="Microsoft Sans Serif"/>
              <w:szCs w:val="22"/>
            </w:rPr>
            <w:fldChar w:fldCharType="begin"/>
          </w:r>
          <w:r w:rsidRPr="007E2235">
            <w:rPr>
              <w:rStyle w:val="PageNumber"/>
              <w:rFonts w:cs="Microsoft Sans Serif"/>
              <w:szCs w:val="22"/>
            </w:rPr>
            <w:instrText xml:space="preserve"> NUMPAGES </w:instrText>
          </w:r>
          <w:r w:rsidRPr="007E2235">
            <w:rPr>
              <w:rStyle w:val="PageNumber"/>
              <w:rFonts w:cs="Microsoft Sans Serif"/>
              <w:szCs w:val="22"/>
            </w:rPr>
            <w:fldChar w:fldCharType="separate"/>
          </w:r>
          <w:r w:rsidR="00581711">
            <w:rPr>
              <w:rStyle w:val="PageNumber"/>
              <w:rFonts w:cs="Microsoft Sans Serif"/>
              <w:noProof/>
              <w:szCs w:val="22"/>
            </w:rPr>
            <w:t>27</w:t>
          </w:r>
          <w:r w:rsidRPr="007E2235">
            <w:rPr>
              <w:rStyle w:val="PageNumber"/>
              <w:rFonts w:cs="Microsoft Sans Serif"/>
              <w:szCs w:val="22"/>
            </w:rPr>
            <w:fldChar w:fldCharType="end"/>
          </w:r>
        </w:p>
      </w:tc>
    </w:tr>
    <w:tr w:rsidR="00291B9F" w14:paraId="35101346" w14:textId="77777777">
      <w:trPr>
        <w:cantSplit/>
        <w:trHeight w:hRule="exact" w:val="408"/>
      </w:trPr>
      <w:tc>
        <w:tcPr>
          <w:tcW w:w="2385" w:type="dxa"/>
          <w:vMerge/>
          <w:tcBorders>
            <w:left w:val="single" w:sz="4" w:space="0" w:color="auto"/>
            <w:right w:val="single" w:sz="4" w:space="0" w:color="auto"/>
          </w:tcBorders>
        </w:tcPr>
        <w:p w14:paraId="20F1B7BC" w14:textId="77777777" w:rsidR="00291B9F" w:rsidRDefault="00291B9F" w:rsidP="0052195A"/>
      </w:tc>
      <w:tc>
        <w:tcPr>
          <w:tcW w:w="4023" w:type="dxa"/>
          <w:tcBorders>
            <w:left w:val="nil"/>
            <w:right w:val="single" w:sz="4" w:space="0" w:color="auto"/>
          </w:tcBorders>
          <w:vAlign w:val="center"/>
        </w:tcPr>
        <w:p w14:paraId="7422675C" w14:textId="77777777" w:rsidR="00291B9F" w:rsidRPr="008F736A" w:rsidRDefault="00291B9F" w:rsidP="002A4CA2">
          <w:pPr>
            <w:rPr>
              <w:b/>
              <w:sz w:val="28"/>
              <w:szCs w:val="28"/>
            </w:rPr>
          </w:pPr>
        </w:p>
      </w:tc>
      <w:tc>
        <w:tcPr>
          <w:tcW w:w="1043" w:type="dxa"/>
          <w:tcBorders>
            <w:top w:val="single" w:sz="4" w:space="0" w:color="auto"/>
            <w:left w:val="nil"/>
            <w:bottom w:val="single" w:sz="4" w:space="0" w:color="auto"/>
            <w:right w:val="single" w:sz="4" w:space="0" w:color="auto"/>
          </w:tcBorders>
          <w:vAlign w:val="center"/>
        </w:tcPr>
        <w:p w14:paraId="66E419DF" w14:textId="77777777" w:rsidR="00291B9F" w:rsidRDefault="00291B9F" w:rsidP="0052195A">
          <w:r>
            <w:t xml:space="preserve"> Version:</w:t>
          </w:r>
        </w:p>
      </w:tc>
      <w:tc>
        <w:tcPr>
          <w:tcW w:w="1639" w:type="dxa"/>
          <w:tcBorders>
            <w:left w:val="nil"/>
            <w:right w:val="single" w:sz="4" w:space="0" w:color="auto"/>
          </w:tcBorders>
          <w:vAlign w:val="center"/>
        </w:tcPr>
        <w:p w14:paraId="57C17E1D" w14:textId="7DA6CB52" w:rsidR="00291B9F" w:rsidRPr="008F736A" w:rsidRDefault="00291B9F" w:rsidP="002A4CA2">
          <w:pPr>
            <w:rPr>
              <w:noProof/>
              <w:sz w:val="20"/>
            </w:rPr>
          </w:pPr>
          <w:r>
            <w:rPr>
              <w:noProof/>
              <w:sz w:val="20"/>
            </w:rPr>
            <w:t>0.</w:t>
          </w:r>
          <w:r w:rsidR="00F2458C">
            <w:rPr>
              <w:noProof/>
              <w:sz w:val="20"/>
            </w:rPr>
            <w:t>8</w:t>
          </w:r>
        </w:p>
      </w:tc>
    </w:tr>
    <w:tr w:rsidR="00291B9F" w14:paraId="7033394A" w14:textId="77777777">
      <w:trPr>
        <w:cantSplit/>
        <w:trHeight w:hRule="exact" w:val="408"/>
      </w:trPr>
      <w:tc>
        <w:tcPr>
          <w:tcW w:w="2385" w:type="dxa"/>
          <w:vMerge/>
          <w:tcBorders>
            <w:left w:val="single" w:sz="4" w:space="0" w:color="auto"/>
            <w:bottom w:val="single" w:sz="4" w:space="0" w:color="auto"/>
            <w:right w:val="single" w:sz="4" w:space="0" w:color="auto"/>
          </w:tcBorders>
        </w:tcPr>
        <w:p w14:paraId="44C03E1E" w14:textId="77777777" w:rsidR="00291B9F" w:rsidRDefault="00291B9F" w:rsidP="0052195A"/>
      </w:tc>
      <w:tc>
        <w:tcPr>
          <w:tcW w:w="4023" w:type="dxa"/>
          <w:tcBorders>
            <w:left w:val="nil"/>
            <w:bottom w:val="single" w:sz="4" w:space="0" w:color="auto"/>
            <w:right w:val="single" w:sz="4" w:space="0" w:color="auto"/>
          </w:tcBorders>
          <w:vAlign w:val="center"/>
        </w:tcPr>
        <w:p w14:paraId="1E1BEF00" w14:textId="77777777" w:rsidR="00291B9F" w:rsidRPr="00B418D6" w:rsidRDefault="00291B9F" w:rsidP="008F736A">
          <w:pPr>
            <w:jc w:val="center"/>
          </w:pPr>
          <w:r>
            <w:t>Confidential</w:t>
          </w:r>
        </w:p>
      </w:tc>
      <w:tc>
        <w:tcPr>
          <w:tcW w:w="1043" w:type="dxa"/>
          <w:tcBorders>
            <w:top w:val="single" w:sz="4" w:space="0" w:color="auto"/>
            <w:left w:val="nil"/>
            <w:bottom w:val="single" w:sz="4" w:space="0" w:color="auto"/>
            <w:right w:val="single" w:sz="4" w:space="0" w:color="auto"/>
          </w:tcBorders>
          <w:vAlign w:val="center"/>
        </w:tcPr>
        <w:p w14:paraId="30AC8E45" w14:textId="77777777" w:rsidR="00291B9F" w:rsidRDefault="00291B9F" w:rsidP="0052195A">
          <w:r>
            <w:t xml:space="preserve"> Author:</w:t>
          </w:r>
        </w:p>
      </w:tc>
      <w:tc>
        <w:tcPr>
          <w:tcW w:w="1639" w:type="dxa"/>
          <w:tcBorders>
            <w:top w:val="single" w:sz="4" w:space="0" w:color="auto"/>
            <w:left w:val="nil"/>
            <w:bottom w:val="single" w:sz="4" w:space="0" w:color="auto"/>
            <w:right w:val="single" w:sz="4" w:space="0" w:color="auto"/>
          </w:tcBorders>
          <w:vAlign w:val="center"/>
        </w:tcPr>
        <w:p w14:paraId="66DABA8A" w14:textId="7703D34F" w:rsidR="00291B9F" w:rsidRDefault="00F2458C" w:rsidP="0052195A">
          <w:r>
            <w:t>JRR</w:t>
          </w:r>
        </w:p>
      </w:tc>
    </w:tr>
  </w:tbl>
  <w:p w14:paraId="7829C111" w14:textId="77777777" w:rsidR="00291B9F" w:rsidRDefault="00291B9F" w:rsidP="00521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700205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5E92920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B41AF348"/>
    <w:lvl w:ilvl="0">
      <w:start w:val="1"/>
      <w:numFmt w:val="decimal"/>
      <w:pStyle w:val="ListNumber"/>
      <w:lvlText w:val="%1."/>
      <w:lvlJc w:val="left"/>
      <w:pPr>
        <w:tabs>
          <w:tab w:val="num" w:pos="360"/>
        </w:tabs>
        <w:ind w:left="360" w:hanging="360"/>
      </w:pPr>
    </w:lvl>
  </w:abstractNum>
  <w:abstractNum w:abstractNumId="3" w15:restartNumberingAfterBreak="0">
    <w:nsid w:val="06A230EB"/>
    <w:multiLevelType w:val="hybridMultilevel"/>
    <w:tmpl w:val="A7CA6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F0961"/>
    <w:multiLevelType w:val="multilevel"/>
    <w:tmpl w:val="DF484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434F9"/>
    <w:multiLevelType w:val="hybridMultilevel"/>
    <w:tmpl w:val="0302C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C7CF3"/>
    <w:multiLevelType w:val="singleLevel"/>
    <w:tmpl w:val="77625D9E"/>
    <w:lvl w:ilvl="0">
      <w:start w:val="1"/>
      <w:numFmt w:val="decimal"/>
      <w:pStyle w:val="Referencelist"/>
      <w:lvlText w:val="[%1]"/>
      <w:lvlJc w:val="left"/>
      <w:pPr>
        <w:tabs>
          <w:tab w:val="num" w:pos="360"/>
        </w:tabs>
        <w:ind w:left="360" w:hanging="360"/>
      </w:pPr>
    </w:lvl>
  </w:abstractNum>
  <w:abstractNum w:abstractNumId="7" w15:restartNumberingAfterBreak="0">
    <w:nsid w:val="193A00C3"/>
    <w:multiLevelType w:val="hybridMultilevel"/>
    <w:tmpl w:val="BFD268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3E6021"/>
    <w:multiLevelType w:val="hybridMultilevel"/>
    <w:tmpl w:val="9990C6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15A4C"/>
    <w:multiLevelType w:val="multilevel"/>
    <w:tmpl w:val="70FA9034"/>
    <w:lvl w:ilvl="0">
      <w:start w:val="1"/>
      <w:numFmt w:val="upperLetter"/>
      <w:pStyle w:val="Appendix1"/>
      <w:suff w:val="space"/>
      <w:lvlText w:val="Appendix %1"/>
      <w:lvlJc w:val="left"/>
      <w:pPr>
        <w:ind w:left="3686" w:hanging="3402"/>
      </w:pPr>
    </w:lvl>
    <w:lvl w:ilvl="1">
      <w:start w:val="1"/>
      <w:numFmt w:val="decimal"/>
      <w:pStyle w:val="Appendix2"/>
      <w:suff w:val="space"/>
      <w:lvlText w:val="%1.%2"/>
      <w:lvlJc w:val="left"/>
      <w:pPr>
        <w:ind w:left="0" w:firstLine="0"/>
      </w:pPr>
    </w:lvl>
    <w:lvl w:ilvl="2">
      <w:start w:val="1"/>
      <w:numFmt w:val="decimal"/>
      <w:suff w:val="space"/>
      <w:lvlText w:val="%1.%2.%3"/>
      <w:lvlJc w:val="left"/>
      <w:pPr>
        <w:ind w:left="0" w:firstLine="0"/>
      </w:pPr>
    </w:lvl>
    <w:lvl w:ilvl="3">
      <w:start w:val="1"/>
      <w:numFmt w:val="decimal"/>
      <w:lvlRestart w:val="0"/>
      <w:suff w:val="space"/>
      <w:lvlText w:val="%1.%2.%3.%4"/>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34FD0892"/>
    <w:multiLevelType w:val="hybridMultilevel"/>
    <w:tmpl w:val="DC60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375648"/>
    <w:multiLevelType w:val="multilevel"/>
    <w:tmpl w:val="7784904C"/>
    <w:lvl w:ilvl="0">
      <w:start w:val="1"/>
      <w:numFmt w:val="none"/>
      <w:lvlText w:val=""/>
      <w:lvlJc w:val="left"/>
      <w:pPr>
        <w:tabs>
          <w:tab w:val="num" w:pos="0"/>
        </w:tabs>
        <w:ind w:left="-312" w:firstLine="312"/>
      </w:pPr>
      <w:rPr>
        <w:rFonts w:hint="default"/>
        <w:b w:val="0"/>
      </w:rPr>
    </w:lvl>
    <w:lvl w:ilvl="1">
      <w:start w:val="1"/>
      <w:numFmt w:val="decimal"/>
      <w:pStyle w:val="ICCListNumber"/>
      <w:lvlText w:val="%2."/>
      <w:lvlJc w:val="left"/>
      <w:pPr>
        <w:tabs>
          <w:tab w:val="num" w:pos="595"/>
        </w:tabs>
        <w:ind w:left="595" w:hanging="312"/>
      </w:pPr>
      <w:rPr>
        <w:rFonts w:hint="default"/>
        <w:b/>
      </w:rPr>
    </w:lvl>
    <w:lvl w:ilvl="2">
      <w:start w:val="1"/>
      <w:numFmt w:val="lowerLetter"/>
      <w:pStyle w:val="ICCListNumber2"/>
      <w:lvlText w:val="%3."/>
      <w:lvlJc w:val="left"/>
      <w:pPr>
        <w:tabs>
          <w:tab w:val="num" w:pos="907"/>
        </w:tabs>
        <w:ind w:left="907" w:hanging="312"/>
      </w:pPr>
      <w:rPr>
        <w:rFonts w:hint="default"/>
        <w:b/>
      </w:rPr>
    </w:lvl>
    <w:lvl w:ilvl="3">
      <w:start w:val="1"/>
      <w:numFmt w:val="lowerRoman"/>
      <w:pStyle w:val="ICCListNumber3"/>
      <w:lvlText w:val="%4."/>
      <w:lvlJc w:val="left"/>
      <w:pPr>
        <w:tabs>
          <w:tab w:val="num" w:pos="1219"/>
        </w:tabs>
        <w:ind w:left="1219" w:hanging="312"/>
      </w:pPr>
      <w:rPr>
        <w:rFonts w:hint="default"/>
        <w:b/>
      </w:rPr>
    </w:lvl>
    <w:lvl w:ilvl="4">
      <w:start w:val="1"/>
      <w:numFmt w:val="decimal"/>
      <w:lvlText w:val="%5."/>
      <w:lvlJc w:val="left"/>
      <w:pPr>
        <w:tabs>
          <w:tab w:val="num" w:pos="1531"/>
        </w:tabs>
        <w:ind w:left="1531" w:hanging="312"/>
      </w:pPr>
    </w:lvl>
    <w:lvl w:ilvl="5">
      <w:start w:val="1"/>
      <w:numFmt w:val="lowerLetter"/>
      <w:pStyle w:val="ICCListNumber5"/>
      <w:lvlText w:val="%6."/>
      <w:lvlJc w:val="left"/>
      <w:pPr>
        <w:tabs>
          <w:tab w:val="num" w:pos="1843"/>
        </w:tabs>
        <w:ind w:left="1843" w:hanging="312"/>
      </w:pPr>
    </w:lvl>
    <w:lvl w:ilvl="6">
      <w:start w:val="1"/>
      <w:numFmt w:val="lowerRoman"/>
      <w:pStyle w:val="ICCListNumber6"/>
      <w:lvlText w:val="%7."/>
      <w:lvlJc w:val="left"/>
      <w:pPr>
        <w:tabs>
          <w:tab w:val="num" w:pos="2154"/>
        </w:tabs>
        <w:ind w:left="2154" w:hanging="311"/>
      </w:pPr>
    </w:lvl>
    <w:lvl w:ilvl="7">
      <w:start w:val="1"/>
      <w:numFmt w:val="decimal"/>
      <w:suff w:val="space"/>
      <w:lvlText w:val=""/>
      <w:lvlJc w:val="left"/>
      <w:pPr>
        <w:ind w:left="1440" w:hanging="1440"/>
      </w:pPr>
      <w:rPr>
        <w:rFonts w:hint="default"/>
      </w:rPr>
    </w:lvl>
    <w:lvl w:ilvl="8">
      <w:start w:val="1"/>
      <w:numFmt w:val="decimal"/>
      <w:suff w:val="space"/>
      <w:lvlText w:val=""/>
      <w:lvlJc w:val="left"/>
      <w:pPr>
        <w:ind w:left="1584" w:hanging="1584"/>
      </w:pPr>
      <w:rPr>
        <w:rFonts w:hint="default"/>
      </w:rPr>
    </w:lvl>
  </w:abstractNum>
  <w:abstractNum w:abstractNumId="12" w15:restartNumberingAfterBreak="0">
    <w:nsid w:val="425C0E5F"/>
    <w:multiLevelType w:val="singleLevel"/>
    <w:tmpl w:val="B09A9990"/>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4C853FAE"/>
    <w:multiLevelType w:val="hybridMultilevel"/>
    <w:tmpl w:val="CE0AD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4A4D55"/>
    <w:multiLevelType w:val="multilevel"/>
    <w:tmpl w:val="0C8CC65A"/>
    <w:name w:val="ICC_LIST_BULLET"/>
    <w:lvl w:ilvl="0">
      <w:start w:val="1"/>
      <w:numFmt w:val="bullet"/>
      <w:lvlRestart w:val="0"/>
      <w:pStyle w:val="ICCListBullet"/>
      <w:lvlText w:val=""/>
      <w:lvlJc w:val="left"/>
      <w:pPr>
        <w:tabs>
          <w:tab w:val="num" w:pos="595"/>
        </w:tabs>
        <w:ind w:left="595" w:hanging="312"/>
      </w:pPr>
      <w:rPr>
        <w:rFonts w:ascii="Symbol" w:hAnsi="Symbol" w:hint="default"/>
        <w:b w:val="0"/>
      </w:rPr>
    </w:lvl>
    <w:lvl w:ilvl="1">
      <w:start w:val="1"/>
      <w:numFmt w:val="bullet"/>
      <w:pStyle w:val="ICCListBullet2"/>
      <w:lvlText w:val="o"/>
      <w:lvlJc w:val="left"/>
      <w:pPr>
        <w:tabs>
          <w:tab w:val="num" w:pos="907"/>
        </w:tabs>
        <w:ind w:left="907" w:hanging="312"/>
      </w:pPr>
      <w:rPr>
        <w:rFonts w:ascii="Courier New" w:hAnsi="Courier New" w:cs="Courier New" w:hint="default"/>
        <w:b w:val="0"/>
      </w:rPr>
    </w:lvl>
    <w:lvl w:ilvl="2">
      <w:start w:val="1"/>
      <w:numFmt w:val="bullet"/>
      <w:pStyle w:val="ICCListBullet3"/>
      <w:lvlText w:val=""/>
      <w:lvlJc w:val="left"/>
      <w:pPr>
        <w:tabs>
          <w:tab w:val="num" w:pos="1219"/>
        </w:tabs>
        <w:ind w:left="1219" w:hanging="312"/>
      </w:pPr>
      <w:rPr>
        <w:rFonts w:ascii="Wingdings" w:hAnsi="Wingdings" w:hint="default"/>
        <w:b w:val="0"/>
      </w:rPr>
    </w:lvl>
    <w:lvl w:ilvl="3">
      <w:start w:val="1"/>
      <w:numFmt w:val="bullet"/>
      <w:pStyle w:val="ICCListBullet4"/>
      <w:lvlText w:val=""/>
      <w:lvlJc w:val="left"/>
      <w:pPr>
        <w:tabs>
          <w:tab w:val="num" w:pos="1531"/>
        </w:tabs>
        <w:ind w:left="1531" w:hanging="312"/>
      </w:pPr>
      <w:rPr>
        <w:rFonts w:ascii="Symbol" w:hAnsi="Symbol" w:hint="default"/>
        <w:b w:val="0"/>
      </w:rPr>
    </w:lvl>
    <w:lvl w:ilvl="4">
      <w:start w:val="1"/>
      <w:numFmt w:val="bullet"/>
      <w:pStyle w:val="ICCListBullet5"/>
      <w:lvlText w:val="o"/>
      <w:lvlJc w:val="left"/>
      <w:pPr>
        <w:tabs>
          <w:tab w:val="num" w:pos="1843"/>
        </w:tabs>
        <w:ind w:left="1843" w:hanging="312"/>
      </w:pPr>
      <w:rPr>
        <w:rFonts w:ascii="Courier New" w:hAnsi="Courier New" w:cs="Courier New" w:hint="default"/>
        <w:b w:val="0"/>
        <w:color w:val="auto"/>
      </w:rPr>
    </w:lvl>
    <w:lvl w:ilvl="5">
      <w:start w:val="1"/>
      <w:numFmt w:val="bullet"/>
      <w:pStyle w:val="ICCListBullet6"/>
      <w:lvlText w:val=""/>
      <w:lvlJc w:val="left"/>
      <w:pPr>
        <w:tabs>
          <w:tab w:val="num" w:pos="2154"/>
        </w:tabs>
        <w:ind w:left="2154" w:hanging="311"/>
      </w:pPr>
      <w:rPr>
        <w:rFonts w:ascii="Wingdings" w:hAnsi="Wingdings" w:hint="default"/>
        <w:b w:val="0"/>
      </w:rPr>
    </w:lvl>
    <w:lvl w:ilvl="6">
      <w:start w:val="1"/>
      <w:numFmt w:val="bullet"/>
      <w:pStyle w:val="ICCListBullet7"/>
      <w:lvlText w:val=""/>
      <w:lvlJc w:val="left"/>
      <w:pPr>
        <w:tabs>
          <w:tab w:val="num" w:pos="2466"/>
        </w:tabs>
        <w:ind w:left="2466" w:hanging="312"/>
      </w:pPr>
      <w:rPr>
        <w:rFonts w:ascii="Symbol" w:hAnsi="Symbol" w:hint="default"/>
        <w:b w:val="0"/>
      </w:rPr>
    </w:lvl>
    <w:lvl w:ilvl="7">
      <w:start w:val="1"/>
      <w:numFmt w:val="bullet"/>
      <w:pStyle w:val="ICCListBullet8"/>
      <w:lvlText w:val="o"/>
      <w:lvlJc w:val="left"/>
      <w:pPr>
        <w:tabs>
          <w:tab w:val="num" w:pos="2778"/>
        </w:tabs>
        <w:ind w:left="2778" w:hanging="312"/>
      </w:pPr>
      <w:rPr>
        <w:rFonts w:ascii="Courier New" w:hAnsi="Courier New" w:cs="Courier New" w:hint="default"/>
        <w:b w:val="0"/>
      </w:rPr>
    </w:lvl>
    <w:lvl w:ilvl="8">
      <w:start w:val="1"/>
      <w:numFmt w:val="bullet"/>
      <w:pStyle w:val="ICCListBullet9"/>
      <w:lvlText w:val=""/>
      <w:lvlJc w:val="left"/>
      <w:pPr>
        <w:tabs>
          <w:tab w:val="num" w:pos="3090"/>
        </w:tabs>
        <w:ind w:left="3090" w:hanging="312"/>
      </w:pPr>
      <w:rPr>
        <w:rFonts w:ascii="Wingdings" w:hAnsi="Wingdings" w:hint="default"/>
        <w:b w:val="0"/>
      </w:rPr>
    </w:lvl>
  </w:abstractNum>
  <w:abstractNum w:abstractNumId="15" w15:restartNumberingAfterBreak="0">
    <w:nsid w:val="56D152F1"/>
    <w:multiLevelType w:val="hybridMultilevel"/>
    <w:tmpl w:val="5762E422"/>
    <w:lvl w:ilvl="0" w:tplc="A6742002">
      <w:start w:val="1"/>
      <w:numFmt w:val="bullet"/>
      <w:lvlText w:val=""/>
      <w:lvlJc w:val="left"/>
      <w:pPr>
        <w:ind w:left="360" w:hanging="360"/>
      </w:pPr>
      <w:rPr>
        <w:rFonts w:ascii="Symbol" w:eastAsia="Calibri"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5EFF2772"/>
    <w:multiLevelType w:val="multilevel"/>
    <w:tmpl w:val="8F1CB34A"/>
    <w:lvl w:ilvl="0">
      <w:start w:val="1"/>
      <w:numFmt w:val="decimal"/>
      <w:pStyle w:val="Heading1"/>
      <w:suff w:val="space"/>
      <w:lvlText w:val="%1"/>
      <w:lvlJc w:val="left"/>
      <w:pPr>
        <w:ind w:left="284" w:hanging="284"/>
      </w:pPr>
      <w:rPr>
        <w:kern w:val="2"/>
      </w:rPr>
    </w:lvl>
    <w:lvl w:ilvl="1">
      <w:start w:val="1"/>
      <w:numFmt w:val="decimal"/>
      <w:pStyle w:val="Heading2"/>
      <w:suff w:val="space"/>
      <w:lvlText w:val="%1.%2"/>
      <w:lvlJc w:val="left"/>
      <w:pPr>
        <w:ind w:left="1701" w:firstLine="0"/>
      </w:pPr>
    </w:lvl>
    <w:lvl w:ilvl="2">
      <w:start w:val="1"/>
      <w:numFmt w:val="decimal"/>
      <w:pStyle w:val="Heading3"/>
      <w:suff w:val="space"/>
      <w:lvlText w:val="%1.%2.%3"/>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1.%2.%3.%4"/>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7" w15:restartNumberingAfterBreak="0">
    <w:nsid w:val="61873500"/>
    <w:multiLevelType w:val="hybridMultilevel"/>
    <w:tmpl w:val="1582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E83AF3"/>
    <w:multiLevelType w:val="hybridMultilevel"/>
    <w:tmpl w:val="665E9234"/>
    <w:lvl w:ilvl="0" w:tplc="F1AAB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E96616"/>
    <w:multiLevelType w:val="hybridMultilevel"/>
    <w:tmpl w:val="4B3A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002C04"/>
    <w:multiLevelType w:val="multilevel"/>
    <w:tmpl w:val="B0F05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5906663">
    <w:abstractNumId w:val="2"/>
  </w:num>
  <w:num w:numId="2" w16cid:durableId="1823812517">
    <w:abstractNumId w:val="0"/>
  </w:num>
  <w:num w:numId="3" w16cid:durableId="741366995">
    <w:abstractNumId w:val="9"/>
  </w:num>
  <w:num w:numId="4" w16cid:durableId="1638293333">
    <w:abstractNumId w:val="16"/>
  </w:num>
  <w:num w:numId="5" w16cid:durableId="442767174">
    <w:abstractNumId w:val="16"/>
  </w:num>
  <w:num w:numId="6" w16cid:durableId="1858546371">
    <w:abstractNumId w:val="12"/>
  </w:num>
  <w:num w:numId="7" w16cid:durableId="1508011225">
    <w:abstractNumId w:val="6"/>
  </w:num>
  <w:num w:numId="8" w16cid:durableId="1007557201">
    <w:abstractNumId w:val="1"/>
  </w:num>
  <w:num w:numId="9" w16cid:durableId="1425691426">
    <w:abstractNumId w:val="14"/>
  </w:num>
  <w:num w:numId="10" w16cid:durableId="814299980">
    <w:abstractNumId w:val="11"/>
  </w:num>
  <w:num w:numId="11" w16cid:durableId="1347558888">
    <w:abstractNumId w:val="18"/>
  </w:num>
  <w:num w:numId="12" w16cid:durableId="373652834">
    <w:abstractNumId w:val="5"/>
  </w:num>
  <w:num w:numId="13" w16cid:durableId="1870677052">
    <w:abstractNumId w:val="7"/>
  </w:num>
  <w:num w:numId="14" w16cid:durableId="1025835954">
    <w:abstractNumId w:val="15"/>
  </w:num>
  <w:num w:numId="15" w16cid:durableId="11273680">
    <w:abstractNumId w:val="4"/>
  </w:num>
  <w:num w:numId="16" w16cid:durableId="84302418">
    <w:abstractNumId w:val="20"/>
  </w:num>
  <w:num w:numId="17" w16cid:durableId="452789658">
    <w:abstractNumId w:val="17"/>
  </w:num>
  <w:num w:numId="18" w16cid:durableId="1664122304">
    <w:abstractNumId w:val="19"/>
  </w:num>
  <w:num w:numId="19" w16cid:durableId="347800517">
    <w:abstractNumId w:val="10"/>
  </w:num>
  <w:num w:numId="20" w16cid:durableId="1836845913">
    <w:abstractNumId w:val="8"/>
  </w:num>
  <w:num w:numId="21" w16cid:durableId="1672102462">
    <w:abstractNumId w:val="3"/>
  </w:num>
  <w:num w:numId="22" w16cid:durableId="1402826040">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movePersonalInformation/>
  <w:removeDateAndTime/>
  <w:embedSystemFonts/>
  <w:activeWritingStyle w:appName="MSWord" w:lang="da-DK"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da-DK" w:vendorID="64" w:dllVersion="0" w:nlCheck="1" w:checkStyle="0"/>
  <w:activeWritingStyle w:appName="MSWord" w:lang="en-US" w:vendorID="8" w:dllVersion="513" w:checkStyle="1"/>
  <w:activeWritingStyle w:appName="MSWord" w:lang="en-AU" w:vendorID="8" w:dllVersion="513" w:checkStyle="1"/>
  <w:activeWritingStyle w:appName="MSWord" w:lang="da-DK" w:vendorID="666" w:dllVersion="513" w:checkStyle="1"/>
  <w:activeWritingStyle w:appName="MSWord" w:lang="da-DK" w:vendorID="22"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25"/>
    <w:rsid w:val="00000512"/>
    <w:rsid w:val="00001B43"/>
    <w:rsid w:val="000021A1"/>
    <w:rsid w:val="00003327"/>
    <w:rsid w:val="0000345A"/>
    <w:rsid w:val="0000364A"/>
    <w:rsid w:val="0000436E"/>
    <w:rsid w:val="00005EC9"/>
    <w:rsid w:val="0000696D"/>
    <w:rsid w:val="00010487"/>
    <w:rsid w:val="00011894"/>
    <w:rsid w:val="00011B5D"/>
    <w:rsid w:val="000125F9"/>
    <w:rsid w:val="00014293"/>
    <w:rsid w:val="000159FE"/>
    <w:rsid w:val="00016CD3"/>
    <w:rsid w:val="00020C7B"/>
    <w:rsid w:val="00021D18"/>
    <w:rsid w:val="000223DC"/>
    <w:rsid w:val="000224E9"/>
    <w:rsid w:val="00022759"/>
    <w:rsid w:val="00022988"/>
    <w:rsid w:val="00023117"/>
    <w:rsid w:val="0002371F"/>
    <w:rsid w:val="000237A6"/>
    <w:rsid w:val="000244F4"/>
    <w:rsid w:val="00026569"/>
    <w:rsid w:val="00026B6B"/>
    <w:rsid w:val="00027D78"/>
    <w:rsid w:val="00027F10"/>
    <w:rsid w:val="000300E8"/>
    <w:rsid w:val="000301F0"/>
    <w:rsid w:val="00031335"/>
    <w:rsid w:val="00031DDE"/>
    <w:rsid w:val="000329E9"/>
    <w:rsid w:val="00032F53"/>
    <w:rsid w:val="00035148"/>
    <w:rsid w:val="000357D0"/>
    <w:rsid w:val="00036C49"/>
    <w:rsid w:val="00040628"/>
    <w:rsid w:val="00040AC6"/>
    <w:rsid w:val="00040C15"/>
    <w:rsid w:val="00040D50"/>
    <w:rsid w:val="0004144E"/>
    <w:rsid w:val="000419C2"/>
    <w:rsid w:val="00041FB1"/>
    <w:rsid w:val="000438C2"/>
    <w:rsid w:val="00043FD4"/>
    <w:rsid w:val="00045554"/>
    <w:rsid w:val="000461AE"/>
    <w:rsid w:val="00046305"/>
    <w:rsid w:val="00046815"/>
    <w:rsid w:val="000468D9"/>
    <w:rsid w:val="00046B8C"/>
    <w:rsid w:val="00047791"/>
    <w:rsid w:val="00050502"/>
    <w:rsid w:val="0005076B"/>
    <w:rsid w:val="00050D7E"/>
    <w:rsid w:val="0005153F"/>
    <w:rsid w:val="00051CD2"/>
    <w:rsid w:val="00051EFD"/>
    <w:rsid w:val="00053769"/>
    <w:rsid w:val="000547C3"/>
    <w:rsid w:val="00055CCC"/>
    <w:rsid w:val="000576F0"/>
    <w:rsid w:val="00057D29"/>
    <w:rsid w:val="00060F4A"/>
    <w:rsid w:val="00063092"/>
    <w:rsid w:val="00063CB7"/>
    <w:rsid w:val="0006418D"/>
    <w:rsid w:val="00064BD3"/>
    <w:rsid w:val="00064F65"/>
    <w:rsid w:val="000654FA"/>
    <w:rsid w:val="00065592"/>
    <w:rsid w:val="00065627"/>
    <w:rsid w:val="000660F1"/>
    <w:rsid w:val="0006625F"/>
    <w:rsid w:val="000670ED"/>
    <w:rsid w:val="000674C9"/>
    <w:rsid w:val="000678DC"/>
    <w:rsid w:val="000679B8"/>
    <w:rsid w:val="00067F7F"/>
    <w:rsid w:val="0007023C"/>
    <w:rsid w:val="00070D96"/>
    <w:rsid w:val="000735A3"/>
    <w:rsid w:val="000760EA"/>
    <w:rsid w:val="00076805"/>
    <w:rsid w:val="00076E3D"/>
    <w:rsid w:val="0007703C"/>
    <w:rsid w:val="00077937"/>
    <w:rsid w:val="00077FC3"/>
    <w:rsid w:val="0008078C"/>
    <w:rsid w:val="00080806"/>
    <w:rsid w:val="0008096D"/>
    <w:rsid w:val="000809C8"/>
    <w:rsid w:val="00080B8A"/>
    <w:rsid w:val="0008140A"/>
    <w:rsid w:val="00082ADE"/>
    <w:rsid w:val="000834E1"/>
    <w:rsid w:val="00083BD2"/>
    <w:rsid w:val="00084D9A"/>
    <w:rsid w:val="0008572A"/>
    <w:rsid w:val="000867D7"/>
    <w:rsid w:val="00086F74"/>
    <w:rsid w:val="00090081"/>
    <w:rsid w:val="000919EF"/>
    <w:rsid w:val="00091F21"/>
    <w:rsid w:val="0009287D"/>
    <w:rsid w:val="00092A1D"/>
    <w:rsid w:val="00092A37"/>
    <w:rsid w:val="00093946"/>
    <w:rsid w:val="00096630"/>
    <w:rsid w:val="00097B58"/>
    <w:rsid w:val="000A0A99"/>
    <w:rsid w:val="000A0F52"/>
    <w:rsid w:val="000A11E0"/>
    <w:rsid w:val="000A17C7"/>
    <w:rsid w:val="000A1DB0"/>
    <w:rsid w:val="000A30E2"/>
    <w:rsid w:val="000A3464"/>
    <w:rsid w:val="000A3B37"/>
    <w:rsid w:val="000A3FF0"/>
    <w:rsid w:val="000A4C16"/>
    <w:rsid w:val="000A6942"/>
    <w:rsid w:val="000A7B29"/>
    <w:rsid w:val="000B0C41"/>
    <w:rsid w:val="000B0F73"/>
    <w:rsid w:val="000B0FF0"/>
    <w:rsid w:val="000B2044"/>
    <w:rsid w:val="000B3D07"/>
    <w:rsid w:val="000B409B"/>
    <w:rsid w:val="000B4647"/>
    <w:rsid w:val="000B5036"/>
    <w:rsid w:val="000B544A"/>
    <w:rsid w:val="000B575A"/>
    <w:rsid w:val="000B60A1"/>
    <w:rsid w:val="000B6317"/>
    <w:rsid w:val="000B63AE"/>
    <w:rsid w:val="000B6459"/>
    <w:rsid w:val="000B7735"/>
    <w:rsid w:val="000C05C8"/>
    <w:rsid w:val="000C0AC5"/>
    <w:rsid w:val="000C1255"/>
    <w:rsid w:val="000C187D"/>
    <w:rsid w:val="000C25D0"/>
    <w:rsid w:val="000C2B9D"/>
    <w:rsid w:val="000C2CA0"/>
    <w:rsid w:val="000C2E6F"/>
    <w:rsid w:val="000C31C8"/>
    <w:rsid w:val="000C3DAA"/>
    <w:rsid w:val="000C4FDC"/>
    <w:rsid w:val="000C64F0"/>
    <w:rsid w:val="000C64F3"/>
    <w:rsid w:val="000C7179"/>
    <w:rsid w:val="000C72A9"/>
    <w:rsid w:val="000C73D1"/>
    <w:rsid w:val="000D0884"/>
    <w:rsid w:val="000D0B7D"/>
    <w:rsid w:val="000D1AFC"/>
    <w:rsid w:val="000D25DA"/>
    <w:rsid w:val="000D2BB9"/>
    <w:rsid w:val="000D54CE"/>
    <w:rsid w:val="000D6186"/>
    <w:rsid w:val="000D6B67"/>
    <w:rsid w:val="000D74AD"/>
    <w:rsid w:val="000D769F"/>
    <w:rsid w:val="000D77AB"/>
    <w:rsid w:val="000E089D"/>
    <w:rsid w:val="000E1A1D"/>
    <w:rsid w:val="000E1E47"/>
    <w:rsid w:val="000E3160"/>
    <w:rsid w:val="000E3D6A"/>
    <w:rsid w:val="000E45F2"/>
    <w:rsid w:val="000E47EC"/>
    <w:rsid w:val="000E58AA"/>
    <w:rsid w:val="000E7D44"/>
    <w:rsid w:val="000E7FFB"/>
    <w:rsid w:val="000F091A"/>
    <w:rsid w:val="000F0BF1"/>
    <w:rsid w:val="000F1416"/>
    <w:rsid w:val="000F2E9E"/>
    <w:rsid w:val="000F4087"/>
    <w:rsid w:val="000F40AB"/>
    <w:rsid w:val="000F479B"/>
    <w:rsid w:val="000F4DC8"/>
    <w:rsid w:val="000F6325"/>
    <w:rsid w:val="000F791C"/>
    <w:rsid w:val="001000F0"/>
    <w:rsid w:val="001016A7"/>
    <w:rsid w:val="00101B58"/>
    <w:rsid w:val="001023BD"/>
    <w:rsid w:val="00103C15"/>
    <w:rsid w:val="001041AF"/>
    <w:rsid w:val="001044CD"/>
    <w:rsid w:val="00104B29"/>
    <w:rsid w:val="00104BC1"/>
    <w:rsid w:val="00106566"/>
    <w:rsid w:val="00106E1F"/>
    <w:rsid w:val="00107655"/>
    <w:rsid w:val="00107B6E"/>
    <w:rsid w:val="001101AE"/>
    <w:rsid w:val="00110312"/>
    <w:rsid w:val="00110B19"/>
    <w:rsid w:val="00111E47"/>
    <w:rsid w:val="001129BC"/>
    <w:rsid w:val="00112B48"/>
    <w:rsid w:val="00112F21"/>
    <w:rsid w:val="0011391F"/>
    <w:rsid w:val="00113ACC"/>
    <w:rsid w:val="00114A48"/>
    <w:rsid w:val="00114C8E"/>
    <w:rsid w:val="00116366"/>
    <w:rsid w:val="00116E4E"/>
    <w:rsid w:val="00116E5D"/>
    <w:rsid w:val="0011792C"/>
    <w:rsid w:val="00117D3A"/>
    <w:rsid w:val="0012037D"/>
    <w:rsid w:val="00120674"/>
    <w:rsid w:val="00121476"/>
    <w:rsid w:val="00121920"/>
    <w:rsid w:val="001220C6"/>
    <w:rsid w:val="00123864"/>
    <w:rsid w:val="001238E7"/>
    <w:rsid w:val="0012436C"/>
    <w:rsid w:val="001249D4"/>
    <w:rsid w:val="00125C32"/>
    <w:rsid w:val="001277DA"/>
    <w:rsid w:val="00127ED9"/>
    <w:rsid w:val="0013038C"/>
    <w:rsid w:val="00130668"/>
    <w:rsid w:val="00130EF8"/>
    <w:rsid w:val="0013104E"/>
    <w:rsid w:val="0013121F"/>
    <w:rsid w:val="00131974"/>
    <w:rsid w:val="00132736"/>
    <w:rsid w:val="00133413"/>
    <w:rsid w:val="00133894"/>
    <w:rsid w:val="00133B2D"/>
    <w:rsid w:val="00134A8E"/>
    <w:rsid w:val="001355CC"/>
    <w:rsid w:val="001357DE"/>
    <w:rsid w:val="00136682"/>
    <w:rsid w:val="00136B27"/>
    <w:rsid w:val="00136E09"/>
    <w:rsid w:val="001372D1"/>
    <w:rsid w:val="00137598"/>
    <w:rsid w:val="00137709"/>
    <w:rsid w:val="00137E5C"/>
    <w:rsid w:val="001403A7"/>
    <w:rsid w:val="0014226F"/>
    <w:rsid w:val="00142597"/>
    <w:rsid w:val="00143872"/>
    <w:rsid w:val="00144E42"/>
    <w:rsid w:val="0014578A"/>
    <w:rsid w:val="00146EE2"/>
    <w:rsid w:val="001472B3"/>
    <w:rsid w:val="00151A2D"/>
    <w:rsid w:val="001526C4"/>
    <w:rsid w:val="00152B39"/>
    <w:rsid w:val="00153D37"/>
    <w:rsid w:val="00154312"/>
    <w:rsid w:val="0015445B"/>
    <w:rsid w:val="001546EB"/>
    <w:rsid w:val="00155532"/>
    <w:rsid w:val="001559DE"/>
    <w:rsid w:val="0015606B"/>
    <w:rsid w:val="0015653A"/>
    <w:rsid w:val="001566D4"/>
    <w:rsid w:val="00156B7F"/>
    <w:rsid w:val="0015746E"/>
    <w:rsid w:val="0015778A"/>
    <w:rsid w:val="00157CC5"/>
    <w:rsid w:val="00160273"/>
    <w:rsid w:val="00160CD4"/>
    <w:rsid w:val="00160F91"/>
    <w:rsid w:val="001614FF"/>
    <w:rsid w:val="00161EA1"/>
    <w:rsid w:val="00162456"/>
    <w:rsid w:val="001624DA"/>
    <w:rsid w:val="00162602"/>
    <w:rsid w:val="001635EE"/>
    <w:rsid w:val="00163727"/>
    <w:rsid w:val="00165473"/>
    <w:rsid w:val="001668E5"/>
    <w:rsid w:val="00167090"/>
    <w:rsid w:val="00167A55"/>
    <w:rsid w:val="001703B9"/>
    <w:rsid w:val="0017043B"/>
    <w:rsid w:val="00170545"/>
    <w:rsid w:val="00171E8B"/>
    <w:rsid w:val="001722DE"/>
    <w:rsid w:val="001727AB"/>
    <w:rsid w:val="0017281E"/>
    <w:rsid w:val="00172ACC"/>
    <w:rsid w:val="0017319E"/>
    <w:rsid w:val="001740E5"/>
    <w:rsid w:val="00174859"/>
    <w:rsid w:val="00174FFF"/>
    <w:rsid w:val="001753F1"/>
    <w:rsid w:val="00180576"/>
    <w:rsid w:val="00180750"/>
    <w:rsid w:val="001813CB"/>
    <w:rsid w:val="00181E4F"/>
    <w:rsid w:val="00182470"/>
    <w:rsid w:val="00183483"/>
    <w:rsid w:val="0018363D"/>
    <w:rsid w:val="001836A6"/>
    <w:rsid w:val="0018376F"/>
    <w:rsid w:val="00184505"/>
    <w:rsid w:val="0018468B"/>
    <w:rsid w:val="00185430"/>
    <w:rsid w:val="00185CE2"/>
    <w:rsid w:val="00185E59"/>
    <w:rsid w:val="001860DD"/>
    <w:rsid w:val="00186B94"/>
    <w:rsid w:val="00186D33"/>
    <w:rsid w:val="0018729A"/>
    <w:rsid w:val="0018747C"/>
    <w:rsid w:val="001877CC"/>
    <w:rsid w:val="00187FA8"/>
    <w:rsid w:val="00190A57"/>
    <w:rsid w:val="00190A81"/>
    <w:rsid w:val="00193290"/>
    <w:rsid w:val="00194AAE"/>
    <w:rsid w:val="00194E03"/>
    <w:rsid w:val="001970ED"/>
    <w:rsid w:val="00197826"/>
    <w:rsid w:val="00197F8B"/>
    <w:rsid w:val="001A070C"/>
    <w:rsid w:val="001A20CC"/>
    <w:rsid w:val="001A2770"/>
    <w:rsid w:val="001A3642"/>
    <w:rsid w:val="001A3D79"/>
    <w:rsid w:val="001A47C7"/>
    <w:rsid w:val="001A518C"/>
    <w:rsid w:val="001A620F"/>
    <w:rsid w:val="001A676A"/>
    <w:rsid w:val="001A6B30"/>
    <w:rsid w:val="001A790E"/>
    <w:rsid w:val="001B035C"/>
    <w:rsid w:val="001B0427"/>
    <w:rsid w:val="001B0EF2"/>
    <w:rsid w:val="001B11B5"/>
    <w:rsid w:val="001B1E24"/>
    <w:rsid w:val="001B2DD4"/>
    <w:rsid w:val="001B2FAA"/>
    <w:rsid w:val="001B3CCD"/>
    <w:rsid w:val="001B59F0"/>
    <w:rsid w:val="001B6377"/>
    <w:rsid w:val="001B6648"/>
    <w:rsid w:val="001B7043"/>
    <w:rsid w:val="001B7299"/>
    <w:rsid w:val="001C0FE6"/>
    <w:rsid w:val="001C1383"/>
    <w:rsid w:val="001C2AEA"/>
    <w:rsid w:val="001C2B6B"/>
    <w:rsid w:val="001C3AA5"/>
    <w:rsid w:val="001C3D9A"/>
    <w:rsid w:val="001C3E6E"/>
    <w:rsid w:val="001C4246"/>
    <w:rsid w:val="001C4795"/>
    <w:rsid w:val="001C571B"/>
    <w:rsid w:val="001C6DDA"/>
    <w:rsid w:val="001C787F"/>
    <w:rsid w:val="001C79E5"/>
    <w:rsid w:val="001D0644"/>
    <w:rsid w:val="001D1B3A"/>
    <w:rsid w:val="001D1CD3"/>
    <w:rsid w:val="001D20E2"/>
    <w:rsid w:val="001D3E3F"/>
    <w:rsid w:val="001D3FA5"/>
    <w:rsid w:val="001D3FDC"/>
    <w:rsid w:val="001D4DF6"/>
    <w:rsid w:val="001D4F73"/>
    <w:rsid w:val="001D58AD"/>
    <w:rsid w:val="001D62CA"/>
    <w:rsid w:val="001D79CB"/>
    <w:rsid w:val="001E0205"/>
    <w:rsid w:val="001E0253"/>
    <w:rsid w:val="001E02C8"/>
    <w:rsid w:val="001E0AA9"/>
    <w:rsid w:val="001E16CB"/>
    <w:rsid w:val="001E18B5"/>
    <w:rsid w:val="001E18CC"/>
    <w:rsid w:val="001E1BA3"/>
    <w:rsid w:val="001E249B"/>
    <w:rsid w:val="001E2EB7"/>
    <w:rsid w:val="001E30F6"/>
    <w:rsid w:val="001E4017"/>
    <w:rsid w:val="001E50BF"/>
    <w:rsid w:val="001E58C6"/>
    <w:rsid w:val="001E65A6"/>
    <w:rsid w:val="001E7DEA"/>
    <w:rsid w:val="001F005C"/>
    <w:rsid w:val="001F0752"/>
    <w:rsid w:val="001F0F8C"/>
    <w:rsid w:val="001F2C54"/>
    <w:rsid w:val="001F31CD"/>
    <w:rsid w:val="001F3B21"/>
    <w:rsid w:val="001F422F"/>
    <w:rsid w:val="001F476B"/>
    <w:rsid w:val="001F5890"/>
    <w:rsid w:val="001F5E0D"/>
    <w:rsid w:val="001F6264"/>
    <w:rsid w:val="001F6F4B"/>
    <w:rsid w:val="001F7F98"/>
    <w:rsid w:val="00200202"/>
    <w:rsid w:val="00200C07"/>
    <w:rsid w:val="0020112F"/>
    <w:rsid w:val="00201AA7"/>
    <w:rsid w:val="00202330"/>
    <w:rsid w:val="00202AA0"/>
    <w:rsid w:val="00203115"/>
    <w:rsid w:val="002035EE"/>
    <w:rsid w:val="00204206"/>
    <w:rsid w:val="0020441D"/>
    <w:rsid w:val="00204E78"/>
    <w:rsid w:val="00205535"/>
    <w:rsid w:val="002058F6"/>
    <w:rsid w:val="0020672A"/>
    <w:rsid w:val="00206789"/>
    <w:rsid w:val="00207366"/>
    <w:rsid w:val="00207A3B"/>
    <w:rsid w:val="00210952"/>
    <w:rsid w:val="00211AF3"/>
    <w:rsid w:val="002133B0"/>
    <w:rsid w:val="00213C47"/>
    <w:rsid w:val="00213D88"/>
    <w:rsid w:val="00213DA9"/>
    <w:rsid w:val="00214192"/>
    <w:rsid w:val="0021588E"/>
    <w:rsid w:val="002171D0"/>
    <w:rsid w:val="00217510"/>
    <w:rsid w:val="00217F33"/>
    <w:rsid w:val="002208F9"/>
    <w:rsid w:val="00220AF1"/>
    <w:rsid w:val="00220E9C"/>
    <w:rsid w:val="00221065"/>
    <w:rsid w:val="00221286"/>
    <w:rsid w:val="00221AFB"/>
    <w:rsid w:val="00221D55"/>
    <w:rsid w:val="0022213C"/>
    <w:rsid w:val="0022239B"/>
    <w:rsid w:val="00222AB2"/>
    <w:rsid w:val="002232BC"/>
    <w:rsid w:val="002233A9"/>
    <w:rsid w:val="00224986"/>
    <w:rsid w:val="00224988"/>
    <w:rsid w:val="0022527D"/>
    <w:rsid w:val="00225E59"/>
    <w:rsid w:val="00227DBF"/>
    <w:rsid w:val="002305AD"/>
    <w:rsid w:val="002313BB"/>
    <w:rsid w:val="002319C8"/>
    <w:rsid w:val="00231E1D"/>
    <w:rsid w:val="002320EB"/>
    <w:rsid w:val="0023231E"/>
    <w:rsid w:val="00232740"/>
    <w:rsid w:val="002346AC"/>
    <w:rsid w:val="002348FE"/>
    <w:rsid w:val="002349F4"/>
    <w:rsid w:val="00234A19"/>
    <w:rsid w:val="00234F83"/>
    <w:rsid w:val="00234F85"/>
    <w:rsid w:val="00235B6C"/>
    <w:rsid w:val="00235B6E"/>
    <w:rsid w:val="00237D3F"/>
    <w:rsid w:val="00240CB3"/>
    <w:rsid w:val="0024208F"/>
    <w:rsid w:val="002422A5"/>
    <w:rsid w:val="0024271A"/>
    <w:rsid w:val="00242924"/>
    <w:rsid w:val="00243817"/>
    <w:rsid w:val="00243913"/>
    <w:rsid w:val="00243CE7"/>
    <w:rsid w:val="00244423"/>
    <w:rsid w:val="002445FB"/>
    <w:rsid w:val="00244BC4"/>
    <w:rsid w:val="00244E06"/>
    <w:rsid w:val="00245FE8"/>
    <w:rsid w:val="00246159"/>
    <w:rsid w:val="00246BF7"/>
    <w:rsid w:val="00247114"/>
    <w:rsid w:val="0024723F"/>
    <w:rsid w:val="002474C4"/>
    <w:rsid w:val="00247AB8"/>
    <w:rsid w:val="002502B7"/>
    <w:rsid w:val="00250480"/>
    <w:rsid w:val="002509B5"/>
    <w:rsid w:val="00250B06"/>
    <w:rsid w:val="00250B72"/>
    <w:rsid w:val="00250FC0"/>
    <w:rsid w:val="0025182C"/>
    <w:rsid w:val="00251F41"/>
    <w:rsid w:val="00252E1A"/>
    <w:rsid w:val="00254963"/>
    <w:rsid w:val="00254E92"/>
    <w:rsid w:val="00255686"/>
    <w:rsid w:val="0025606D"/>
    <w:rsid w:val="00256716"/>
    <w:rsid w:val="00256839"/>
    <w:rsid w:val="0025709B"/>
    <w:rsid w:val="00257653"/>
    <w:rsid w:val="002578E9"/>
    <w:rsid w:val="002606D2"/>
    <w:rsid w:val="002607BF"/>
    <w:rsid w:val="00260851"/>
    <w:rsid w:val="002626DE"/>
    <w:rsid w:val="002638F3"/>
    <w:rsid w:val="00263B5C"/>
    <w:rsid w:val="00263BA7"/>
    <w:rsid w:val="00263D2D"/>
    <w:rsid w:val="002642AA"/>
    <w:rsid w:val="0026494B"/>
    <w:rsid w:val="00264A71"/>
    <w:rsid w:val="002663C2"/>
    <w:rsid w:val="002669D3"/>
    <w:rsid w:val="00267DFB"/>
    <w:rsid w:val="00270453"/>
    <w:rsid w:val="00270458"/>
    <w:rsid w:val="00273313"/>
    <w:rsid w:val="002736AE"/>
    <w:rsid w:val="00273BA6"/>
    <w:rsid w:val="00273E39"/>
    <w:rsid w:val="00274C35"/>
    <w:rsid w:val="00274E88"/>
    <w:rsid w:val="002753F1"/>
    <w:rsid w:val="00275495"/>
    <w:rsid w:val="002757C2"/>
    <w:rsid w:val="002758E3"/>
    <w:rsid w:val="0027597F"/>
    <w:rsid w:val="00276878"/>
    <w:rsid w:val="0027697F"/>
    <w:rsid w:val="00280306"/>
    <w:rsid w:val="0028093F"/>
    <w:rsid w:val="00280CD7"/>
    <w:rsid w:val="00281B41"/>
    <w:rsid w:val="00281BFF"/>
    <w:rsid w:val="00281E0B"/>
    <w:rsid w:val="0028225F"/>
    <w:rsid w:val="002833E6"/>
    <w:rsid w:val="00283AEE"/>
    <w:rsid w:val="0028602F"/>
    <w:rsid w:val="0028632A"/>
    <w:rsid w:val="0028649A"/>
    <w:rsid w:val="00286C29"/>
    <w:rsid w:val="00286C66"/>
    <w:rsid w:val="00290399"/>
    <w:rsid w:val="0029042E"/>
    <w:rsid w:val="00291B95"/>
    <w:rsid w:val="00291B9F"/>
    <w:rsid w:val="00292435"/>
    <w:rsid w:val="00292846"/>
    <w:rsid w:val="00292BE3"/>
    <w:rsid w:val="0029322F"/>
    <w:rsid w:val="00293782"/>
    <w:rsid w:val="00293A66"/>
    <w:rsid w:val="00293EC0"/>
    <w:rsid w:val="00293ED0"/>
    <w:rsid w:val="0029468E"/>
    <w:rsid w:val="002948BD"/>
    <w:rsid w:val="00294AD0"/>
    <w:rsid w:val="00295256"/>
    <w:rsid w:val="00295305"/>
    <w:rsid w:val="0029635F"/>
    <w:rsid w:val="0029639D"/>
    <w:rsid w:val="00296A58"/>
    <w:rsid w:val="00296B38"/>
    <w:rsid w:val="0029766E"/>
    <w:rsid w:val="002A0AA6"/>
    <w:rsid w:val="002A1257"/>
    <w:rsid w:val="002A1A29"/>
    <w:rsid w:val="002A2280"/>
    <w:rsid w:val="002A49E4"/>
    <w:rsid w:val="002A4CA2"/>
    <w:rsid w:val="002A53C2"/>
    <w:rsid w:val="002A580C"/>
    <w:rsid w:val="002A664F"/>
    <w:rsid w:val="002B0583"/>
    <w:rsid w:val="002B080C"/>
    <w:rsid w:val="002B130C"/>
    <w:rsid w:val="002B1BAD"/>
    <w:rsid w:val="002B1BC2"/>
    <w:rsid w:val="002B4262"/>
    <w:rsid w:val="002B4C07"/>
    <w:rsid w:val="002B5833"/>
    <w:rsid w:val="002B58C5"/>
    <w:rsid w:val="002B6838"/>
    <w:rsid w:val="002B69DE"/>
    <w:rsid w:val="002B7D74"/>
    <w:rsid w:val="002C1501"/>
    <w:rsid w:val="002C172C"/>
    <w:rsid w:val="002C3D64"/>
    <w:rsid w:val="002C60B2"/>
    <w:rsid w:val="002C61DE"/>
    <w:rsid w:val="002C67BA"/>
    <w:rsid w:val="002C6C43"/>
    <w:rsid w:val="002C7BC8"/>
    <w:rsid w:val="002D06BF"/>
    <w:rsid w:val="002D1F75"/>
    <w:rsid w:val="002D1FF0"/>
    <w:rsid w:val="002D31B7"/>
    <w:rsid w:val="002D444F"/>
    <w:rsid w:val="002D47D8"/>
    <w:rsid w:val="002D4B7A"/>
    <w:rsid w:val="002D4D6E"/>
    <w:rsid w:val="002D4E31"/>
    <w:rsid w:val="002D50CA"/>
    <w:rsid w:val="002D56CD"/>
    <w:rsid w:val="002D5B4D"/>
    <w:rsid w:val="002E1969"/>
    <w:rsid w:val="002E19F4"/>
    <w:rsid w:val="002E24FA"/>
    <w:rsid w:val="002E334B"/>
    <w:rsid w:val="002E3A38"/>
    <w:rsid w:val="002E4C3E"/>
    <w:rsid w:val="002E5E02"/>
    <w:rsid w:val="002E62CF"/>
    <w:rsid w:val="002E6896"/>
    <w:rsid w:val="002E6A14"/>
    <w:rsid w:val="002E74BB"/>
    <w:rsid w:val="002E74E6"/>
    <w:rsid w:val="002E76FF"/>
    <w:rsid w:val="002E7777"/>
    <w:rsid w:val="002E7FFB"/>
    <w:rsid w:val="002F07A4"/>
    <w:rsid w:val="002F0BB2"/>
    <w:rsid w:val="002F133B"/>
    <w:rsid w:val="002F1DAE"/>
    <w:rsid w:val="002F2377"/>
    <w:rsid w:val="002F279E"/>
    <w:rsid w:val="002F36EA"/>
    <w:rsid w:val="002F3FF6"/>
    <w:rsid w:val="002F4280"/>
    <w:rsid w:val="002F4494"/>
    <w:rsid w:val="002F44B1"/>
    <w:rsid w:val="002F4825"/>
    <w:rsid w:val="002F52D8"/>
    <w:rsid w:val="002F5357"/>
    <w:rsid w:val="002F65B2"/>
    <w:rsid w:val="002F761C"/>
    <w:rsid w:val="002F776E"/>
    <w:rsid w:val="002F7880"/>
    <w:rsid w:val="002F7B75"/>
    <w:rsid w:val="002F7FFA"/>
    <w:rsid w:val="0030026B"/>
    <w:rsid w:val="0030082A"/>
    <w:rsid w:val="0030147F"/>
    <w:rsid w:val="00301704"/>
    <w:rsid w:val="00301FB9"/>
    <w:rsid w:val="00302462"/>
    <w:rsid w:val="003052ED"/>
    <w:rsid w:val="00305EC6"/>
    <w:rsid w:val="00306083"/>
    <w:rsid w:val="00307821"/>
    <w:rsid w:val="0031008F"/>
    <w:rsid w:val="003102D7"/>
    <w:rsid w:val="0031091F"/>
    <w:rsid w:val="00310E48"/>
    <w:rsid w:val="00310E66"/>
    <w:rsid w:val="00311788"/>
    <w:rsid w:val="0031203E"/>
    <w:rsid w:val="003123DC"/>
    <w:rsid w:val="00312EA3"/>
    <w:rsid w:val="00314ECF"/>
    <w:rsid w:val="00317BB2"/>
    <w:rsid w:val="00317C5F"/>
    <w:rsid w:val="00320BEC"/>
    <w:rsid w:val="00320C18"/>
    <w:rsid w:val="00321560"/>
    <w:rsid w:val="00322952"/>
    <w:rsid w:val="003253F7"/>
    <w:rsid w:val="003257E5"/>
    <w:rsid w:val="00325800"/>
    <w:rsid w:val="003259C5"/>
    <w:rsid w:val="00326714"/>
    <w:rsid w:val="00326758"/>
    <w:rsid w:val="003269AB"/>
    <w:rsid w:val="00330230"/>
    <w:rsid w:val="0033042A"/>
    <w:rsid w:val="00330B3D"/>
    <w:rsid w:val="00331441"/>
    <w:rsid w:val="003314DA"/>
    <w:rsid w:val="00332341"/>
    <w:rsid w:val="0033263F"/>
    <w:rsid w:val="00333867"/>
    <w:rsid w:val="00333A13"/>
    <w:rsid w:val="00333F03"/>
    <w:rsid w:val="00334406"/>
    <w:rsid w:val="00334413"/>
    <w:rsid w:val="003349C8"/>
    <w:rsid w:val="00334F22"/>
    <w:rsid w:val="00335383"/>
    <w:rsid w:val="00336ABD"/>
    <w:rsid w:val="003409B6"/>
    <w:rsid w:val="00340DBE"/>
    <w:rsid w:val="00341007"/>
    <w:rsid w:val="00341AE0"/>
    <w:rsid w:val="0034254E"/>
    <w:rsid w:val="003425D9"/>
    <w:rsid w:val="00342BAA"/>
    <w:rsid w:val="00342DF4"/>
    <w:rsid w:val="00343103"/>
    <w:rsid w:val="0034331B"/>
    <w:rsid w:val="003439BC"/>
    <w:rsid w:val="00345BF1"/>
    <w:rsid w:val="00345C2C"/>
    <w:rsid w:val="00346F88"/>
    <w:rsid w:val="0034746F"/>
    <w:rsid w:val="00347674"/>
    <w:rsid w:val="0034791A"/>
    <w:rsid w:val="00347E89"/>
    <w:rsid w:val="00347EEE"/>
    <w:rsid w:val="00350196"/>
    <w:rsid w:val="003502FF"/>
    <w:rsid w:val="00350589"/>
    <w:rsid w:val="00350C13"/>
    <w:rsid w:val="00351E02"/>
    <w:rsid w:val="0035649C"/>
    <w:rsid w:val="00356AAF"/>
    <w:rsid w:val="00357002"/>
    <w:rsid w:val="0036026C"/>
    <w:rsid w:val="00360A99"/>
    <w:rsid w:val="00360BB4"/>
    <w:rsid w:val="00362378"/>
    <w:rsid w:val="00362B54"/>
    <w:rsid w:val="00363208"/>
    <w:rsid w:val="00363F68"/>
    <w:rsid w:val="003647C2"/>
    <w:rsid w:val="003650E6"/>
    <w:rsid w:val="00365238"/>
    <w:rsid w:val="00365277"/>
    <w:rsid w:val="0036576F"/>
    <w:rsid w:val="003659DE"/>
    <w:rsid w:val="00366A28"/>
    <w:rsid w:val="00367BD3"/>
    <w:rsid w:val="00367CBB"/>
    <w:rsid w:val="00367DBE"/>
    <w:rsid w:val="0037055B"/>
    <w:rsid w:val="0037078E"/>
    <w:rsid w:val="00372174"/>
    <w:rsid w:val="003723A7"/>
    <w:rsid w:val="00372434"/>
    <w:rsid w:val="00372D73"/>
    <w:rsid w:val="00372EEE"/>
    <w:rsid w:val="00372F86"/>
    <w:rsid w:val="00373395"/>
    <w:rsid w:val="003733AE"/>
    <w:rsid w:val="00373C72"/>
    <w:rsid w:val="00373E5F"/>
    <w:rsid w:val="003752DB"/>
    <w:rsid w:val="00375A5A"/>
    <w:rsid w:val="003760C8"/>
    <w:rsid w:val="003771DF"/>
    <w:rsid w:val="003771E9"/>
    <w:rsid w:val="003771EF"/>
    <w:rsid w:val="00377237"/>
    <w:rsid w:val="00377692"/>
    <w:rsid w:val="00380086"/>
    <w:rsid w:val="00380849"/>
    <w:rsid w:val="00381330"/>
    <w:rsid w:val="00381416"/>
    <w:rsid w:val="00381A0C"/>
    <w:rsid w:val="00381D8B"/>
    <w:rsid w:val="00381EA8"/>
    <w:rsid w:val="00382CF2"/>
    <w:rsid w:val="00384153"/>
    <w:rsid w:val="003842E3"/>
    <w:rsid w:val="00385319"/>
    <w:rsid w:val="003863DB"/>
    <w:rsid w:val="0038656D"/>
    <w:rsid w:val="00387C76"/>
    <w:rsid w:val="00391485"/>
    <w:rsid w:val="00391512"/>
    <w:rsid w:val="00391934"/>
    <w:rsid w:val="00392058"/>
    <w:rsid w:val="003923C8"/>
    <w:rsid w:val="00392555"/>
    <w:rsid w:val="00392D9A"/>
    <w:rsid w:val="00393087"/>
    <w:rsid w:val="00393ADF"/>
    <w:rsid w:val="00394105"/>
    <w:rsid w:val="0039477D"/>
    <w:rsid w:val="0039580F"/>
    <w:rsid w:val="00397058"/>
    <w:rsid w:val="003A1DE3"/>
    <w:rsid w:val="003A2B4F"/>
    <w:rsid w:val="003A2C49"/>
    <w:rsid w:val="003A328D"/>
    <w:rsid w:val="003A38CB"/>
    <w:rsid w:val="003A3D64"/>
    <w:rsid w:val="003A3F84"/>
    <w:rsid w:val="003A489D"/>
    <w:rsid w:val="003A546E"/>
    <w:rsid w:val="003A5A35"/>
    <w:rsid w:val="003A6A78"/>
    <w:rsid w:val="003A6E51"/>
    <w:rsid w:val="003A6FFA"/>
    <w:rsid w:val="003B0132"/>
    <w:rsid w:val="003B05B1"/>
    <w:rsid w:val="003B0856"/>
    <w:rsid w:val="003B1430"/>
    <w:rsid w:val="003B1F99"/>
    <w:rsid w:val="003B2CDC"/>
    <w:rsid w:val="003B3CD7"/>
    <w:rsid w:val="003B3D9E"/>
    <w:rsid w:val="003B3ECB"/>
    <w:rsid w:val="003B4BF2"/>
    <w:rsid w:val="003B544A"/>
    <w:rsid w:val="003B5A86"/>
    <w:rsid w:val="003B6CC6"/>
    <w:rsid w:val="003B7B06"/>
    <w:rsid w:val="003B7C7F"/>
    <w:rsid w:val="003C03E4"/>
    <w:rsid w:val="003C1BC2"/>
    <w:rsid w:val="003C23A9"/>
    <w:rsid w:val="003C2AD8"/>
    <w:rsid w:val="003C2E54"/>
    <w:rsid w:val="003C49B7"/>
    <w:rsid w:val="003C5C0E"/>
    <w:rsid w:val="003C5D97"/>
    <w:rsid w:val="003C5F58"/>
    <w:rsid w:val="003C6D9E"/>
    <w:rsid w:val="003C7C10"/>
    <w:rsid w:val="003D0E32"/>
    <w:rsid w:val="003D164E"/>
    <w:rsid w:val="003D1678"/>
    <w:rsid w:val="003D1E12"/>
    <w:rsid w:val="003D263C"/>
    <w:rsid w:val="003D2BAA"/>
    <w:rsid w:val="003D2EB0"/>
    <w:rsid w:val="003D2FBE"/>
    <w:rsid w:val="003D4E23"/>
    <w:rsid w:val="003D575F"/>
    <w:rsid w:val="003D5906"/>
    <w:rsid w:val="003D746D"/>
    <w:rsid w:val="003E11C0"/>
    <w:rsid w:val="003E2832"/>
    <w:rsid w:val="003E29DE"/>
    <w:rsid w:val="003E3053"/>
    <w:rsid w:val="003E313F"/>
    <w:rsid w:val="003E35C0"/>
    <w:rsid w:val="003E4428"/>
    <w:rsid w:val="003E451C"/>
    <w:rsid w:val="003E55F1"/>
    <w:rsid w:val="003E56B4"/>
    <w:rsid w:val="003E5AC4"/>
    <w:rsid w:val="003E5F4C"/>
    <w:rsid w:val="003E63A8"/>
    <w:rsid w:val="003E6E3D"/>
    <w:rsid w:val="003E7601"/>
    <w:rsid w:val="003E7833"/>
    <w:rsid w:val="003F01C3"/>
    <w:rsid w:val="003F0E02"/>
    <w:rsid w:val="003F112B"/>
    <w:rsid w:val="003F11C3"/>
    <w:rsid w:val="003F287F"/>
    <w:rsid w:val="003F3081"/>
    <w:rsid w:val="003F34B9"/>
    <w:rsid w:val="003F3649"/>
    <w:rsid w:val="003F440E"/>
    <w:rsid w:val="003F45E1"/>
    <w:rsid w:val="003F57E6"/>
    <w:rsid w:val="003F5E11"/>
    <w:rsid w:val="003F6604"/>
    <w:rsid w:val="003F72D0"/>
    <w:rsid w:val="003F743F"/>
    <w:rsid w:val="003F74E6"/>
    <w:rsid w:val="004001B4"/>
    <w:rsid w:val="0040051C"/>
    <w:rsid w:val="00401352"/>
    <w:rsid w:val="004014A8"/>
    <w:rsid w:val="00401A0E"/>
    <w:rsid w:val="00402E34"/>
    <w:rsid w:val="00403D5C"/>
    <w:rsid w:val="0040443E"/>
    <w:rsid w:val="00405264"/>
    <w:rsid w:val="00405451"/>
    <w:rsid w:val="004059BC"/>
    <w:rsid w:val="00405A73"/>
    <w:rsid w:val="004061EA"/>
    <w:rsid w:val="004061F8"/>
    <w:rsid w:val="00406523"/>
    <w:rsid w:val="00406D5A"/>
    <w:rsid w:val="00407408"/>
    <w:rsid w:val="0040790D"/>
    <w:rsid w:val="00410497"/>
    <w:rsid w:val="00410BB8"/>
    <w:rsid w:val="00410EAF"/>
    <w:rsid w:val="0041182F"/>
    <w:rsid w:val="00411FCF"/>
    <w:rsid w:val="00412949"/>
    <w:rsid w:val="00412C4D"/>
    <w:rsid w:val="00413395"/>
    <w:rsid w:val="00414164"/>
    <w:rsid w:val="00414E0C"/>
    <w:rsid w:val="00414F18"/>
    <w:rsid w:val="004217AA"/>
    <w:rsid w:val="004219A3"/>
    <w:rsid w:val="00422BD8"/>
    <w:rsid w:val="00422EF0"/>
    <w:rsid w:val="0042472A"/>
    <w:rsid w:val="00424D28"/>
    <w:rsid w:val="00425914"/>
    <w:rsid w:val="00425E01"/>
    <w:rsid w:val="00425EF8"/>
    <w:rsid w:val="004266D4"/>
    <w:rsid w:val="004300E7"/>
    <w:rsid w:val="00430721"/>
    <w:rsid w:val="00430D87"/>
    <w:rsid w:val="00431876"/>
    <w:rsid w:val="00431C92"/>
    <w:rsid w:val="004328EE"/>
    <w:rsid w:val="00432E87"/>
    <w:rsid w:val="00434309"/>
    <w:rsid w:val="004345D5"/>
    <w:rsid w:val="00434E54"/>
    <w:rsid w:val="004355C6"/>
    <w:rsid w:val="004368B4"/>
    <w:rsid w:val="00436CD0"/>
    <w:rsid w:val="0043720E"/>
    <w:rsid w:val="00440D78"/>
    <w:rsid w:val="004411F8"/>
    <w:rsid w:val="0044261F"/>
    <w:rsid w:val="00442794"/>
    <w:rsid w:val="00443A08"/>
    <w:rsid w:val="00444A7D"/>
    <w:rsid w:val="00445B65"/>
    <w:rsid w:val="004460CC"/>
    <w:rsid w:val="004464CB"/>
    <w:rsid w:val="00446AAA"/>
    <w:rsid w:val="00446CD8"/>
    <w:rsid w:val="00447406"/>
    <w:rsid w:val="00450CA5"/>
    <w:rsid w:val="0045117F"/>
    <w:rsid w:val="004512D6"/>
    <w:rsid w:val="00451CAE"/>
    <w:rsid w:val="00451D26"/>
    <w:rsid w:val="0045296C"/>
    <w:rsid w:val="00453FE4"/>
    <w:rsid w:val="00455341"/>
    <w:rsid w:val="004553F3"/>
    <w:rsid w:val="004554A7"/>
    <w:rsid w:val="00455D92"/>
    <w:rsid w:val="004563DB"/>
    <w:rsid w:val="004566CB"/>
    <w:rsid w:val="0045689C"/>
    <w:rsid w:val="004569A0"/>
    <w:rsid w:val="00457A0D"/>
    <w:rsid w:val="00457E1E"/>
    <w:rsid w:val="00460347"/>
    <w:rsid w:val="004611D9"/>
    <w:rsid w:val="004613D7"/>
    <w:rsid w:val="00461639"/>
    <w:rsid w:val="00461ACD"/>
    <w:rsid w:val="00462068"/>
    <w:rsid w:val="0046280F"/>
    <w:rsid w:val="00463058"/>
    <w:rsid w:val="004634D0"/>
    <w:rsid w:val="004636FF"/>
    <w:rsid w:val="004637F1"/>
    <w:rsid w:val="00464C18"/>
    <w:rsid w:val="00465EC2"/>
    <w:rsid w:val="004679AA"/>
    <w:rsid w:val="00467AA7"/>
    <w:rsid w:val="004713AA"/>
    <w:rsid w:val="00471546"/>
    <w:rsid w:val="00471CD0"/>
    <w:rsid w:val="00471E77"/>
    <w:rsid w:val="00472548"/>
    <w:rsid w:val="00473754"/>
    <w:rsid w:val="004737DB"/>
    <w:rsid w:val="00473BAE"/>
    <w:rsid w:val="00476188"/>
    <w:rsid w:val="00476AFD"/>
    <w:rsid w:val="00477505"/>
    <w:rsid w:val="004776E3"/>
    <w:rsid w:val="004778DF"/>
    <w:rsid w:val="00477984"/>
    <w:rsid w:val="00480A14"/>
    <w:rsid w:val="00481114"/>
    <w:rsid w:val="00481261"/>
    <w:rsid w:val="00481E85"/>
    <w:rsid w:val="004833A2"/>
    <w:rsid w:val="004858BE"/>
    <w:rsid w:val="004858DF"/>
    <w:rsid w:val="0048736D"/>
    <w:rsid w:val="00487B82"/>
    <w:rsid w:val="0049009A"/>
    <w:rsid w:val="004908A0"/>
    <w:rsid w:val="00490F3D"/>
    <w:rsid w:val="00491A9C"/>
    <w:rsid w:val="00491AA5"/>
    <w:rsid w:val="00491F97"/>
    <w:rsid w:val="00492E83"/>
    <w:rsid w:val="004930AE"/>
    <w:rsid w:val="00493634"/>
    <w:rsid w:val="004936E6"/>
    <w:rsid w:val="004937D5"/>
    <w:rsid w:val="0049380E"/>
    <w:rsid w:val="00494420"/>
    <w:rsid w:val="00495609"/>
    <w:rsid w:val="004958FE"/>
    <w:rsid w:val="00495D4F"/>
    <w:rsid w:val="00495EC3"/>
    <w:rsid w:val="00496788"/>
    <w:rsid w:val="00496E3F"/>
    <w:rsid w:val="004971DD"/>
    <w:rsid w:val="004974A6"/>
    <w:rsid w:val="004975E5"/>
    <w:rsid w:val="004A06BA"/>
    <w:rsid w:val="004A20CB"/>
    <w:rsid w:val="004A22CF"/>
    <w:rsid w:val="004A32B8"/>
    <w:rsid w:val="004A32C4"/>
    <w:rsid w:val="004A3B3B"/>
    <w:rsid w:val="004A471D"/>
    <w:rsid w:val="004A4A36"/>
    <w:rsid w:val="004A4E39"/>
    <w:rsid w:val="004A5481"/>
    <w:rsid w:val="004A620A"/>
    <w:rsid w:val="004A6688"/>
    <w:rsid w:val="004A7DA2"/>
    <w:rsid w:val="004B0FA2"/>
    <w:rsid w:val="004B2008"/>
    <w:rsid w:val="004B2271"/>
    <w:rsid w:val="004B2B5C"/>
    <w:rsid w:val="004B35E5"/>
    <w:rsid w:val="004B3670"/>
    <w:rsid w:val="004B42D7"/>
    <w:rsid w:val="004B4C93"/>
    <w:rsid w:val="004B4E7A"/>
    <w:rsid w:val="004B62E6"/>
    <w:rsid w:val="004B652D"/>
    <w:rsid w:val="004B692A"/>
    <w:rsid w:val="004C12A0"/>
    <w:rsid w:val="004C1DBA"/>
    <w:rsid w:val="004C24ED"/>
    <w:rsid w:val="004C2A48"/>
    <w:rsid w:val="004C50C5"/>
    <w:rsid w:val="004C5306"/>
    <w:rsid w:val="004C5B32"/>
    <w:rsid w:val="004C5E9A"/>
    <w:rsid w:val="004C669B"/>
    <w:rsid w:val="004C6D8B"/>
    <w:rsid w:val="004C7CFE"/>
    <w:rsid w:val="004C7EC3"/>
    <w:rsid w:val="004D00FD"/>
    <w:rsid w:val="004D0879"/>
    <w:rsid w:val="004D1361"/>
    <w:rsid w:val="004D143A"/>
    <w:rsid w:val="004D1711"/>
    <w:rsid w:val="004D1B41"/>
    <w:rsid w:val="004D314D"/>
    <w:rsid w:val="004D3614"/>
    <w:rsid w:val="004D6309"/>
    <w:rsid w:val="004D691B"/>
    <w:rsid w:val="004D70E8"/>
    <w:rsid w:val="004D77C7"/>
    <w:rsid w:val="004D7828"/>
    <w:rsid w:val="004D7861"/>
    <w:rsid w:val="004E16D0"/>
    <w:rsid w:val="004E1830"/>
    <w:rsid w:val="004E214F"/>
    <w:rsid w:val="004E279B"/>
    <w:rsid w:val="004E2CE4"/>
    <w:rsid w:val="004E2DF1"/>
    <w:rsid w:val="004E3150"/>
    <w:rsid w:val="004E3937"/>
    <w:rsid w:val="004E3CE3"/>
    <w:rsid w:val="004E477B"/>
    <w:rsid w:val="004E4DAA"/>
    <w:rsid w:val="004E5DC5"/>
    <w:rsid w:val="004E6D20"/>
    <w:rsid w:val="004E6ED5"/>
    <w:rsid w:val="004E766B"/>
    <w:rsid w:val="004F01CE"/>
    <w:rsid w:val="004F1042"/>
    <w:rsid w:val="004F15C2"/>
    <w:rsid w:val="004F15E0"/>
    <w:rsid w:val="004F1E45"/>
    <w:rsid w:val="004F3123"/>
    <w:rsid w:val="004F352D"/>
    <w:rsid w:val="004F372C"/>
    <w:rsid w:val="004F3860"/>
    <w:rsid w:val="004F4678"/>
    <w:rsid w:val="004F4DD9"/>
    <w:rsid w:val="004F56C0"/>
    <w:rsid w:val="004F5C20"/>
    <w:rsid w:val="004F62D0"/>
    <w:rsid w:val="004F6B07"/>
    <w:rsid w:val="004F6D52"/>
    <w:rsid w:val="004F6F82"/>
    <w:rsid w:val="004F7C09"/>
    <w:rsid w:val="004F7D64"/>
    <w:rsid w:val="00500459"/>
    <w:rsid w:val="0050058E"/>
    <w:rsid w:val="00500703"/>
    <w:rsid w:val="00500C4F"/>
    <w:rsid w:val="00501653"/>
    <w:rsid w:val="00501963"/>
    <w:rsid w:val="0050300D"/>
    <w:rsid w:val="00503C6F"/>
    <w:rsid w:val="00503EE8"/>
    <w:rsid w:val="00503F59"/>
    <w:rsid w:val="00504B4D"/>
    <w:rsid w:val="00504F9F"/>
    <w:rsid w:val="00506170"/>
    <w:rsid w:val="00506B36"/>
    <w:rsid w:val="005072CA"/>
    <w:rsid w:val="00510011"/>
    <w:rsid w:val="005108B7"/>
    <w:rsid w:val="005108D8"/>
    <w:rsid w:val="005113AA"/>
    <w:rsid w:val="005119B7"/>
    <w:rsid w:val="00511ABC"/>
    <w:rsid w:val="00511B45"/>
    <w:rsid w:val="00511EC4"/>
    <w:rsid w:val="00512369"/>
    <w:rsid w:val="00512F62"/>
    <w:rsid w:val="005135EC"/>
    <w:rsid w:val="00514E91"/>
    <w:rsid w:val="005150A9"/>
    <w:rsid w:val="00515989"/>
    <w:rsid w:val="00515A5B"/>
    <w:rsid w:val="00515CDF"/>
    <w:rsid w:val="00516153"/>
    <w:rsid w:val="00516689"/>
    <w:rsid w:val="0051691E"/>
    <w:rsid w:val="00516DBE"/>
    <w:rsid w:val="00517CE5"/>
    <w:rsid w:val="00517DB2"/>
    <w:rsid w:val="00520A4E"/>
    <w:rsid w:val="0052124C"/>
    <w:rsid w:val="0052150C"/>
    <w:rsid w:val="0052195A"/>
    <w:rsid w:val="00522837"/>
    <w:rsid w:val="00522D2E"/>
    <w:rsid w:val="00523109"/>
    <w:rsid w:val="0052460F"/>
    <w:rsid w:val="005247EA"/>
    <w:rsid w:val="005261A8"/>
    <w:rsid w:val="005261E4"/>
    <w:rsid w:val="00526AB8"/>
    <w:rsid w:val="00526B8A"/>
    <w:rsid w:val="00531641"/>
    <w:rsid w:val="005321A9"/>
    <w:rsid w:val="00532411"/>
    <w:rsid w:val="00532490"/>
    <w:rsid w:val="00533D93"/>
    <w:rsid w:val="0053566F"/>
    <w:rsid w:val="0053620A"/>
    <w:rsid w:val="00536758"/>
    <w:rsid w:val="00536967"/>
    <w:rsid w:val="005402CB"/>
    <w:rsid w:val="005426B3"/>
    <w:rsid w:val="00542844"/>
    <w:rsid w:val="00544008"/>
    <w:rsid w:val="00544187"/>
    <w:rsid w:val="00544209"/>
    <w:rsid w:val="00544609"/>
    <w:rsid w:val="00544902"/>
    <w:rsid w:val="005457AB"/>
    <w:rsid w:val="005469D3"/>
    <w:rsid w:val="00546D4E"/>
    <w:rsid w:val="00546E66"/>
    <w:rsid w:val="0055094E"/>
    <w:rsid w:val="00550AB7"/>
    <w:rsid w:val="00550F24"/>
    <w:rsid w:val="00551722"/>
    <w:rsid w:val="00551CD5"/>
    <w:rsid w:val="005521F1"/>
    <w:rsid w:val="005531DD"/>
    <w:rsid w:val="005536A7"/>
    <w:rsid w:val="005537CF"/>
    <w:rsid w:val="00554083"/>
    <w:rsid w:val="0055462D"/>
    <w:rsid w:val="00554723"/>
    <w:rsid w:val="00554BC0"/>
    <w:rsid w:val="0055580C"/>
    <w:rsid w:val="00555E55"/>
    <w:rsid w:val="00556121"/>
    <w:rsid w:val="00556864"/>
    <w:rsid w:val="00557753"/>
    <w:rsid w:val="00557960"/>
    <w:rsid w:val="00560F7F"/>
    <w:rsid w:val="0056176D"/>
    <w:rsid w:val="0056184A"/>
    <w:rsid w:val="00561CA3"/>
    <w:rsid w:val="0056228D"/>
    <w:rsid w:val="00563E63"/>
    <w:rsid w:val="00564450"/>
    <w:rsid w:val="005644CE"/>
    <w:rsid w:val="0056533E"/>
    <w:rsid w:val="00565397"/>
    <w:rsid w:val="005659A4"/>
    <w:rsid w:val="00565FC1"/>
    <w:rsid w:val="00566100"/>
    <w:rsid w:val="005661F5"/>
    <w:rsid w:val="00566505"/>
    <w:rsid w:val="0056672A"/>
    <w:rsid w:val="005669B1"/>
    <w:rsid w:val="00566A89"/>
    <w:rsid w:val="00566DC6"/>
    <w:rsid w:val="0056729A"/>
    <w:rsid w:val="005678D5"/>
    <w:rsid w:val="005679AA"/>
    <w:rsid w:val="0057067E"/>
    <w:rsid w:val="00571224"/>
    <w:rsid w:val="00571B1D"/>
    <w:rsid w:val="00571DC0"/>
    <w:rsid w:val="00571F0A"/>
    <w:rsid w:val="00572181"/>
    <w:rsid w:val="005721DB"/>
    <w:rsid w:val="005734EA"/>
    <w:rsid w:val="0057378E"/>
    <w:rsid w:val="00573977"/>
    <w:rsid w:val="00573A96"/>
    <w:rsid w:val="0057400F"/>
    <w:rsid w:val="0057438A"/>
    <w:rsid w:val="005744C1"/>
    <w:rsid w:val="0057484E"/>
    <w:rsid w:val="00574AB6"/>
    <w:rsid w:val="00574EA5"/>
    <w:rsid w:val="00575348"/>
    <w:rsid w:val="00575BA5"/>
    <w:rsid w:val="00577701"/>
    <w:rsid w:val="00577B84"/>
    <w:rsid w:val="00580B1F"/>
    <w:rsid w:val="00580DE8"/>
    <w:rsid w:val="0058101A"/>
    <w:rsid w:val="00581711"/>
    <w:rsid w:val="00581F52"/>
    <w:rsid w:val="005822BF"/>
    <w:rsid w:val="00582418"/>
    <w:rsid w:val="005824D2"/>
    <w:rsid w:val="0058251F"/>
    <w:rsid w:val="00584AE8"/>
    <w:rsid w:val="00584DAD"/>
    <w:rsid w:val="005855D2"/>
    <w:rsid w:val="00585847"/>
    <w:rsid w:val="00585B47"/>
    <w:rsid w:val="005860CC"/>
    <w:rsid w:val="00586BAB"/>
    <w:rsid w:val="00586FAC"/>
    <w:rsid w:val="00587961"/>
    <w:rsid w:val="005879BE"/>
    <w:rsid w:val="00587D30"/>
    <w:rsid w:val="00587E51"/>
    <w:rsid w:val="00590727"/>
    <w:rsid w:val="005916B6"/>
    <w:rsid w:val="00592A61"/>
    <w:rsid w:val="00592EF1"/>
    <w:rsid w:val="005934CB"/>
    <w:rsid w:val="00594FE5"/>
    <w:rsid w:val="00595977"/>
    <w:rsid w:val="0059632B"/>
    <w:rsid w:val="005968C6"/>
    <w:rsid w:val="0059709D"/>
    <w:rsid w:val="00597A61"/>
    <w:rsid w:val="005A0B58"/>
    <w:rsid w:val="005A0FBD"/>
    <w:rsid w:val="005A142D"/>
    <w:rsid w:val="005A2A21"/>
    <w:rsid w:val="005A2D28"/>
    <w:rsid w:val="005A3514"/>
    <w:rsid w:val="005A4616"/>
    <w:rsid w:val="005A4813"/>
    <w:rsid w:val="005A50C7"/>
    <w:rsid w:val="005A57E8"/>
    <w:rsid w:val="005A5C5D"/>
    <w:rsid w:val="005A6378"/>
    <w:rsid w:val="005A6A2D"/>
    <w:rsid w:val="005A6A8B"/>
    <w:rsid w:val="005A6CE6"/>
    <w:rsid w:val="005A6DC2"/>
    <w:rsid w:val="005A6EFD"/>
    <w:rsid w:val="005A7026"/>
    <w:rsid w:val="005A7027"/>
    <w:rsid w:val="005A7714"/>
    <w:rsid w:val="005A7C01"/>
    <w:rsid w:val="005B086F"/>
    <w:rsid w:val="005B0C3E"/>
    <w:rsid w:val="005B1020"/>
    <w:rsid w:val="005B1837"/>
    <w:rsid w:val="005B186E"/>
    <w:rsid w:val="005B1CC9"/>
    <w:rsid w:val="005B29DC"/>
    <w:rsid w:val="005B2A68"/>
    <w:rsid w:val="005B36B9"/>
    <w:rsid w:val="005B3D97"/>
    <w:rsid w:val="005B402C"/>
    <w:rsid w:val="005B44A9"/>
    <w:rsid w:val="005B4815"/>
    <w:rsid w:val="005B4B5D"/>
    <w:rsid w:val="005B53BD"/>
    <w:rsid w:val="005B5C1B"/>
    <w:rsid w:val="005B5D9F"/>
    <w:rsid w:val="005B6AF8"/>
    <w:rsid w:val="005B770E"/>
    <w:rsid w:val="005B7BB6"/>
    <w:rsid w:val="005C0BF2"/>
    <w:rsid w:val="005C12DB"/>
    <w:rsid w:val="005C1C54"/>
    <w:rsid w:val="005C2EB2"/>
    <w:rsid w:val="005C3BB4"/>
    <w:rsid w:val="005C3FD6"/>
    <w:rsid w:val="005C4C89"/>
    <w:rsid w:val="005C5070"/>
    <w:rsid w:val="005C5D67"/>
    <w:rsid w:val="005C656B"/>
    <w:rsid w:val="005C7035"/>
    <w:rsid w:val="005C7FF0"/>
    <w:rsid w:val="005D08DC"/>
    <w:rsid w:val="005D1083"/>
    <w:rsid w:val="005D1595"/>
    <w:rsid w:val="005D20C9"/>
    <w:rsid w:val="005D2562"/>
    <w:rsid w:val="005D34BF"/>
    <w:rsid w:val="005D3544"/>
    <w:rsid w:val="005D3C6D"/>
    <w:rsid w:val="005D3EE7"/>
    <w:rsid w:val="005D41F3"/>
    <w:rsid w:val="005D4222"/>
    <w:rsid w:val="005D4570"/>
    <w:rsid w:val="005D48EF"/>
    <w:rsid w:val="005D4EF7"/>
    <w:rsid w:val="005D50DE"/>
    <w:rsid w:val="005D6B58"/>
    <w:rsid w:val="005D797E"/>
    <w:rsid w:val="005E1D7F"/>
    <w:rsid w:val="005E3278"/>
    <w:rsid w:val="005E32FF"/>
    <w:rsid w:val="005E368D"/>
    <w:rsid w:val="005E3F4E"/>
    <w:rsid w:val="005E4126"/>
    <w:rsid w:val="005E55A6"/>
    <w:rsid w:val="005E6AA4"/>
    <w:rsid w:val="005E788B"/>
    <w:rsid w:val="005F0614"/>
    <w:rsid w:val="005F151E"/>
    <w:rsid w:val="005F3B5F"/>
    <w:rsid w:val="005F3E57"/>
    <w:rsid w:val="005F4C01"/>
    <w:rsid w:val="005F58E8"/>
    <w:rsid w:val="005F5953"/>
    <w:rsid w:val="005F6821"/>
    <w:rsid w:val="00602946"/>
    <w:rsid w:val="00604362"/>
    <w:rsid w:val="0060565F"/>
    <w:rsid w:val="0060586B"/>
    <w:rsid w:val="00605C4F"/>
    <w:rsid w:val="00606670"/>
    <w:rsid w:val="00606E53"/>
    <w:rsid w:val="0060710D"/>
    <w:rsid w:val="0060717F"/>
    <w:rsid w:val="00607840"/>
    <w:rsid w:val="00607EA8"/>
    <w:rsid w:val="00607F70"/>
    <w:rsid w:val="006100AF"/>
    <w:rsid w:val="00610BE4"/>
    <w:rsid w:val="00611047"/>
    <w:rsid w:val="006113C7"/>
    <w:rsid w:val="00611606"/>
    <w:rsid w:val="00612450"/>
    <w:rsid w:val="00612711"/>
    <w:rsid w:val="006129F5"/>
    <w:rsid w:val="00612EA0"/>
    <w:rsid w:val="006139C4"/>
    <w:rsid w:val="006175D9"/>
    <w:rsid w:val="006179F0"/>
    <w:rsid w:val="00617E90"/>
    <w:rsid w:val="00620994"/>
    <w:rsid w:val="00620C47"/>
    <w:rsid w:val="00621199"/>
    <w:rsid w:val="006213E7"/>
    <w:rsid w:val="0062163C"/>
    <w:rsid w:val="006220AA"/>
    <w:rsid w:val="006231D8"/>
    <w:rsid w:val="00623D3E"/>
    <w:rsid w:val="00625096"/>
    <w:rsid w:val="00626436"/>
    <w:rsid w:val="006276AE"/>
    <w:rsid w:val="00627ECF"/>
    <w:rsid w:val="0063007B"/>
    <w:rsid w:val="00631169"/>
    <w:rsid w:val="006318B4"/>
    <w:rsid w:val="00631AD1"/>
    <w:rsid w:val="006323BD"/>
    <w:rsid w:val="0063302C"/>
    <w:rsid w:val="00633814"/>
    <w:rsid w:val="006357ED"/>
    <w:rsid w:val="00635FA4"/>
    <w:rsid w:val="00636187"/>
    <w:rsid w:val="006367BC"/>
    <w:rsid w:val="006368E3"/>
    <w:rsid w:val="00637676"/>
    <w:rsid w:val="00637738"/>
    <w:rsid w:val="006406E3"/>
    <w:rsid w:val="0064096A"/>
    <w:rsid w:val="0064111D"/>
    <w:rsid w:val="00642A41"/>
    <w:rsid w:val="00642DE7"/>
    <w:rsid w:val="00643265"/>
    <w:rsid w:val="006438BB"/>
    <w:rsid w:val="006449B4"/>
    <w:rsid w:val="00645832"/>
    <w:rsid w:val="006462BA"/>
    <w:rsid w:val="006479DF"/>
    <w:rsid w:val="0065062A"/>
    <w:rsid w:val="00650B47"/>
    <w:rsid w:val="00650CA1"/>
    <w:rsid w:val="00651973"/>
    <w:rsid w:val="00651A4F"/>
    <w:rsid w:val="00651AE4"/>
    <w:rsid w:val="006529EA"/>
    <w:rsid w:val="00652FCB"/>
    <w:rsid w:val="006531E9"/>
    <w:rsid w:val="006532A3"/>
    <w:rsid w:val="0065330D"/>
    <w:rsid w:val="00653A2D"/>
    <w:rsid w:val="00653C03"/>
    <w:rsid w:val="006542CE"/>
    <w:rsid w:val="00655404"/>
    <w:rsid w:val="00655615"/>
    <w:rsid w:val="00655984"/>
    <w:rsid w:val="006563A5"/>
    <w:rsid w:val="006569FC"/>
    <w:rsid w:val="00657802"/>
    <w:rsid w:val="006608EE"/>
    <w:rsid w:val="00660D96"/>
    <w:rsid w:val="0066124D"/>
    <w:rsid w:val="006616A7"/>
    <w:rsid w:val="006618A6"/>
    <w:rsid w:val="0066193A"/>
    <w:rsid w:val="00662FCA"/>
    <w:rsid w:val="00664DDF"/>
    <w:rsid w:val="0066638A"/>
    <w:rsid w:val="006676D1"/>
    <w:rsid w:val="00667AF3"/>
    <w:rsid w:val="00667E45"/>
    <w:rsid w:val="00670715"/>
    <w:rsid w:val="00674B95"/>
    <w:rsid w:val="00674F06"/>
    <w:rsid w:val="00677181"/>
    <w:rsid w:val="006777B1"/>
    <w:rsid w:val="00677BEA"/>
    <w:rsid w:val="0068092C"/>
    <w:rsid w:val="00680D6A"/>
    <w:rsid w:val="006815AC"/>
    <w:rsid w:val="00681F6D"/>
    <w:rsid w:val="006824B8"/>
    <w:rsid w:val="00682E51"/>
    <w:rsid w:val="00683E5E"/>
    <w:rsid w:val="006844A5"/>
    <w:rsid w:val="0068479D"/>
    <w:rsid w:val="006855AD"/>
    <w:rsid w:val="00685BF0"/>
    <w:rsid w:val="00685D8A"/>
    <w:rsid w:val="0068701B"/>
    <w:rsid w:val="00687D21"/>
    <w:rsid w:val="00690452"/>
    <w:rsid w:val="00690507"/>
    <w:rsid w:val="00691FD5"/>
    <w:rsid w:val="00693298"/>
    <w:rsid w:val="00693738"/>
    <w:rsid w:val="006942C2"/>
    <w:rsid w:val="00694690"/>
    <w:rsid w:val="006962BB"/>
    <w:rsid w:val="006965BE"/>
    <w:rsid w:val="0069688A"/>
    <w:rsid w:val="006969D8"/>
    <w:rsid w:val="00696C1A"/>
    <w:rsid w:val="00697548"/>
    <w:rsid w:val="0069789C"/>
    <w:rsid w:val="006A1696"/>
    <w:rsid w:val="006A1CCE"/>
    <w:rsid w:val="006A1E5F"/>
    <w:rsid w:val="006A2B12"/>
    <w:rsid w:val="006A45CB"/>
    <w:rsid w:val="006A4E3D"/>
    <w:rsid w:val="006A50D6"/>
    <w:rsid w:val="006A5712"/>
    <w:rsid w:val="006A574B"/>
    <w:rsid w:val="006A5C7A"/>
    <w:rsid w:val="006A62B7"/>
    <w:rsid w:val="006A6883"/>
    <w:rsid w:val="006A7826"/>
    <w:rsid w:val="006A7C4E"/>
    <w:rsid w:val="006B171B"/>
    <w:rsid w:val="006B24AD"/>
    <w:rsid w:val="006B2EEF"/>
    <w:rsid w:val="006B38A8"/>
    <w:rsid w:val="006B45A6"/>
    <w:rsid w:val="006B46E7"/>
    <w:rsid w:val="006B4C25"/>
    <w:rsid w:val="006B500E"/>
    <w:rsid w:val="006B5D33"/>
    <w:rsid w:val="006B6203"/>
    <w:rsid w:val="006C01A4"/>
    <w:rsid w:val="006C04A9"/>
    <w:rsid w:val="006C0C8E"/>
    <w:rsid w:val="006C0D64"/>
    <w:rsid w:val="006C0EEC"/>
    <w:rsid w:val="006C1255"/>
    <w:rsid w:val="006C1301"/>
    <w:rsid w:val="006C172E"/>
    <w:rsid w:val="006C3774"/>
    <w:rsid w:val="006C3DC4"/>
    <w:rsid w:val="006C49F6"/>
    <w:rsid w:val="006C64AC"/>
    <w:rsid w:val="006C6FDF"/>
    <w:rsid w:val="006C77F0"/>
    <w:rsid w:val="006C78C3"/>
    <w:rsid w:val="006D0A92"/>
    <w:rsid w:val="006D0D55"/>
    <w:rsid w:val="006D13CA"/>
    <w:rsid w:val="006D1B15"/>
    <w:rsid w:val="006D1B1B"/>
    <w:rsid w:val="006D2BE1"/>
    <w:rsid w:val="006D2EAE"/>
    <w:rsid w:val="006D2FA2"/>
    <w:rsid w:val="006D301D"/>
    <w:rsid w:val="006D37D7"/>
    <w:rsid w:val="006D45BE"/>
    <w:rsid w:val="006D51C7"/>
    <w:rsid w:val="006D5AB6"/>
    <w:rsid w:val="006D5D14"/>
    <w:rsid w:val="006D6926"/>
    <w:rsid w:val="006D7FBE"/>
    <w:rsid w:val="006E0E8A"/>
    <w:rsid w:val="006E1062"/>
    <w:rsid w:val="006E1234"/>
    <w:rsid w:val="006E12DA"/>
    <w:rsid w:val="006E1BF1"/>
    <w:rsid w:val="006E268E"/>
    <w:rsid w:val="006E3090"/>
    <w:rsid w:val="006E36BA"/>
    <w:rsid w:val="006E395A"/>
    <w:rsid w:val="006E3D8A"/>
    <w:rsid w:val="006E46FA"/>
    <w:rsid w:val="006E4FA8"/>
    <w:rsid w:val="006E4FD1"/>
    <w:rsid w:val="006E58FF"/>
    <w:rsid w:val="006E5E09"/>
    <w:rsid w:val="006E5E7D"/>
    <w:rsid w:val="006E6CC7"/>
    <w:rsid w:val="006E6FF8"/>
    <w:rsid w:val="006E706A"/>
    <w:rsid w:val="006E787A"/>
    <w:rsid w:val="006E795C"/>
    <w:rsid w:val="006F019B"/>
    <w:rsid w:val="006F04D4"/>
    <w:rsid w:val="006F0C6B"/>
    <w:rsid w:val="006F0DD8"/>
    <w:rsid w:val="006F1596"/>
    <w:rsid w:val="006F1E05"/>
    <w:rsid w:val="006F2627"/>
    <w:rsid w:val="006F2A54"/>
    <w:rsid w:val="006F2C57"/>
    <w:rsid w:val="006F31EC"/>
    <w:rsid w:val="006F4A58"/>
    <w:rsid w:val="006F4A9B"/>
    <w:rsid w:val="006F4E70"/>
    <w:rsid w:val="006F5BB0"/>
    <w:rsid w:val="006F5CF7"/>
    <w:rsid w:val="006F5D0A"/>
    <w:rsid w:val="006F775D"/>
    <w:rsid w:val="006F7E04"/>
    <w:rsid w:val="007000E4"/>
    <w:rsid w:val="00700E2D"/>
    <w:rsid w:val="007010B8"/>
    <w:rsid w:val="00701B22"/>
    <w:rsid w:val="00701F93"/>
    <w:rsid w:val="007024F8"/>
    <w:rsid w:val="00702B0E"/>
    <w:rsid w:val="00702D65"/>
    <w:rsid w:val="00702E34"/>
    <w:rsid w:val="00703631"/>
    <w:rsid w:val="00703C0F"/>
    <w:rsid w:val="00703F36"/>
    <w:rsid w:val="00704B67"/>
    <w:rsid w:val="00704B8E"/>
    <w:rsid w:val="00704C8E"/>
    <w:rsid w:val="00705DD9"/>
    <w:rsid w:val="0070663A"/>
    <w:rsid w:val="00707705"/>
    <w:rsid w:val="00710CE5"/>
    <w:rsid w:val="00711EF0"/>
    <w:rsid w:val="00712378"/>
    <w:rsid w:val="007129DE"/>
    <w:rsid w:val="00715532"/>
    <w:rsid w:val="007158F7"/>
    <w:rsid w:val="007165D1"/>
    <w:rsid w:val="0071768A"/>
    <w:rsid w:val="00720840"/>
    <w:rsid w:val="00721974"/>
    <w:rsid w:val="007230E2"/>
    <w:rsid w:val="00723535"/>
    <w:rsid w:val="00723D6E"/>
    <w:rsid w:val="00724422"/>
    <w:rsid w:val="00724F2A"/>
    <w:rsid w:val="0072519B"/>
    <w:rsid w:val="007253A7"/>
    <w:rsid w:val="007264F3"/>
    <w:rsid w:val="00726DA1"/>
    <w:rsid w:val="00726EE9"/>
    <w:rsid w:val="0073004C"/>
    <w:rsid w:val="007300F1"/>
    <w:rsid w:val="00730422"/>
    <w:rsid w:val="00731430"/>
    <w:rsid w:val="00731DCA"/>
    <w:rsid w:val="0073377E"/>
    <w:rsid w:val="00733A1D"/>
    <w:rsid w:val="00734456"/>
    <w:rsid w:val="00734AD6"/>
    <w:rsid w:val="00734CC5"/>
    <w:rsid w:val="0073589A"/>
    <w:rsid w:val="007359B6"/>
    <w:rsid w:val="007366F8"/>
    <w:rsid w:val="00736FB5"/>
    <w:rsid w:val="00740382"/>
    <w:rsid w:val="00740AE4"/>
    <w:rsid w:val="00740EC2"/>
    <w:rsid w:val="007414DB"/>
    <w:rsid w:val="00741907"/>
    <w:rsid w:val="007445D5"/>
    <w:rsid w:val="007445E2"/>
    <w:rsid w:val="007462FB"/>
    <w:rsid w:val="00746B0F"/>
    <w:rsid w:val="00747826"/>
    <w:rsid w:val="00747E8C"/>
    <w:rsid w:val="007504A9"/>
    <w:rsid w:val="007504BA"/>
    <w:rsid w:val="0075098C"/>
    <w:rsid w:val="0075284B"/>
    <w:rsid w:val="007546C4"/>
    <w:rsid w:val="00754E6A"/>
    <w:rsid w:val="00755199"/>
    <w:rsid w:val="00756CFD"/>
    <w:rsid w:val="007604AD"/>
    <w:rsid w:val="00760BAE"/>
    <w:rsid w:val="00761A00"/>
    <w:rsid w:val="00761C8E"/>
    <w:rsid w:val="007628B8"/>
    <w:rsid w:val="00762A95"/>
    <w:rsid w:val="00763300"/>
    <w:rsid w:val="007636A4"/>
    <w:rsid w:val="007636D7"/>
    <w:rsid w:val="007637FF"/>
    <w:rsid w:val="00764586"/>
    <w:rsid w:val="007649B9"/>
    <w:rsid w:val="00764ADC"/>
    <w:rsid w:val="00764AE1"/>
    <w:rsid w:val="00764F22"/>
    <w:rsid w:val="00765772"/>
    <w:rsid w:val="00765920"/>
    <w:rsid w:val="0076598E"/>
    <w:rsid w:val="00766B6D"/>
    <w:rsid w:val="007679C8"/>
    <w:rsid w:val="00767E2B"/>
    <w:rsid w:val="00770B46"/>
    <w:rsid w:val="00770BF4"/>
    <w:rsid w:val="00770D5B"/>
    <w:rsid w:val="007711E8"/>
    <w:rsid w:val="00771306"/>
    <w:rsid w:val="00771636"/>
    <w:rsid w:val="00771E82"/>
    <w:rsid w:val="00771FA0"/>
    <w:rsid w:val="00772121"/>
    <w:rsid w:val="00772D56"/>
    <w:rsid w:val="007736CC"/>
    <w:rsid w:val="00773C62"/>
    <w:rsid w:val="00773CBE"/>
    <w:rsid w:val="00773DA8"/>
    <w:rsid w:val="007740AD"/>
    <w:rsid w:val="007760A8"/>
    <w:rsid w:val="00777B1E"/>
    <w:rsid w:val="00777F0A"/>
    <w:rsid w:val="00780C3C"/>
    <w:rsid w:val="00782620"/>
    <w:rsid w:val="00783114"/>
    <w:rsid w:val="00783927"/>
    <w:rsid w:val="007852C9"/>
    <w:rsid w:val="00785B54"/>
    <w:rsid w:val="00785CD4"/>
    <w:rsid w:val="007862F0"/>
    <w:rsid w:val="00786B71"/>
    <w:rsid w:val="00786BE4"/>
    <w:rsid w:val="007874DC"/>
    <w:rsid w:val="0078760D"/>
    <w:rsid w:val="00787E56"/>
    <w:rsid w:val="00790816"/>
    <w:rsid w:val="00791209"/>
    <w:rsid w:val="00792979"/>
    <w:rsid w:val="0079383A"/>
    <w:rsid w:val="00793D5D"/>
    <w:rsid w:val="00793EC0"/>
    <w:rsid w:val="00794303"/>
    <w:rsid w:val="00794896"/>
    <w:rsid w:val="00794958"/>
    <w:rsid w:val="007954DA"/>
    <w:rsid w:val="007956AC"/>
    <w:rsid w:val="0079636D"/>
    <w:rsid w:val="00796B85"/>
    <w:rsid w:val="007970A8"/>
    <w:rsid w:val="007A1178"/>
    <w:rsid w:val="007A1BC2"/>
    <w:rsid w:val="007A2E9F"/>
    <w:rsid w:val="007A4052"/>
    <w:rsid w:val="007A44E6"/>
    <w:rsid w:val="007A4563"/>
    <w:rsid w:val="007A53C6"/>
    <w:rsid w:val="007A7EBD"/>
    <w:rsid w:val="007B017C"/>
    <w:rsid w:val="007B18AA"/>
    <w:rsid w:val="007B1995"/>
    <w:rsid w:val="007B232E"/>
    <w:rsid w:val="007B2961"/>
    <w:rsid w:val="007B3EF4"/>
    <w:rsid w:val="007B5141"/>
    <w:rsid w:val="007B6A06"/>
    <w:rsid w:val="007B72CF"/>
    <w:rsid w:val="007B763E"/>
    <w:rsid w:val="007B7770"/>
    <w:rsid w:val="007B7878"/>
    <w:rsid w:val="007B7FE9"/>
    <w:rsid w:val="007C0223"/>
    <w:rsid w:val="007C089E"/>
    <w:rsid w:val="007C08AE"/>
    <w:rsid w:val="007C0FBC"/>
    <w:rsid w:val="007C235B"/>
    <w:rsid w:val="007C4152"/>
    <w:rsid w:val="007C4222"/>
    <w:rsid w:val="007C493D"/>
    <w:rsid w:val="007C51A5"/>
    <w:rsid w:val="007C52DD"/>
    <w:rsid w:val="007C5809"/>
    <w:rsid w:val="007C678F"/>
    <w:rsid w:val="007C6A32"/>
    <w:rsid w:val="007C71C2"/>
    <w:rsid w:val="007D2118"/>
    <w:rsid w:val="007D2408"/>
    <w:rsid w:val="007D248E"/>
    <w:rsid w:val="007D2B41"/>
    <w:rsid w:val="007D2C1F"/>
    <w:rsid w:val="007D4C86"/>
    <w:rsid w:val="007D4E22"/>
    <w:rsid w:val="007D52C2"/>
    <w:rsid w:val="007D54DF"/>
    <w:rsid w:val="007D69C1"/>
    <w:rsid w:val="007D6FD7"/>
    <w:rsid w:val="007E0D88"/>
    <w:rsid w:val="007E1067"/>
    <w:rsid w:val="007E1139"/>
    <w:rsid w:val="007E1E1F"/>
    <w:rsid w:val="007E2596"/>
    <w:rsid w:val="007E27ED"/>
    <w:rsid w:val="007E2B06"/>
    <w:rsid w:val="007E31B5"/>
    <w:rsid w:val="007E4642"/>
    <w:rsid w:val="007E5929"/>
    <w:rsid w:val="007E5D17"/>
    <w:rsid w:val="007E6707"/>
    <w:rsid w:val="007E6A9A"/>
    <w:rsid w:val="007E7A26"/>
    <w:rsid w:val="007E7A55"/>
    <w:rsid w:val="007E7C62"/>
    <w:rsid w:val="007F0F87"/>
    <w:rsid w:val="007F12FC"/>
    <w:rsid w:val="007F1B7B"/>
    <w:rsid w:val="007F23F3"/>
    <w:rsid w:val="007F280A"/>
    <w:rsid w:val="007F5044"/>
    <w:rsid w:val="007F5934"/>
    <w:rsid w:val="007F6B13"/>
    <w:rsid w:val="007F6FF5"/>
    <w:rsid w:val="007F7165"/>
    <w:rsid w:val="007F756E"/>
    <w:rsid w:val="007F7885"/>
    <w:rsid w:val="008009EE"/>
    <w:rsid w:val="00800AA3"/>
    <w:rsid w:val="008013A7"/>
    <w:rsid w:val="008017BC"/>
    <w:rsid w:val="00801D7E"/>
    <w:rsid w:val="00801FE5"/>
    <w:rsid w:val="008045B3"/>
    <w:rsid w:val="00804814"/>
    <w:rsid w:val="00805658"/>
    <w:rsid w:val="008058D0"/>
    <w:rsid w:val="00805BF5"/>
    <w:rsid w:val="0080624E"/>
    <w:rsid w:val="008069A5"/>
    <w:rsid w:val="0080740B"/>
    <w:rsid w:val="00807892"/>
    <w:rsid w:val="00807EAE"/>
    <w:rsid w:val="008106A7"/>
    <w:rsid w:val="00810C53"/>
    <w:rsid w:val="00810FDF"/>
    <w:rsid w:val="00811732"/>
    <w:rsid w:val="00813F86"/>
    <w:rsid w:val="008160FE"/>
    <w:rsid w:val="00816B24"/>
    <w:rsid w:val="00816DD4"/>
    <w:rsid w:val="0081700F"/>
    <w:rsid w:val="00817851"/>
    <w:rsid w:val="00817F82"/>
    <w:rsid w:val="008215A1"/>
    <w:rsid w:val="0082218D"/>
    <w:rsid w:val="008228D3"/>
    <w:rsid w:val="00822C97"/>
    <w:rsid w:val="00822EF2"/>
    <w:rsid w:val="00824334"/>
    <w:rsid w:val="0082466A"/>
    <w:rsid w:val="008251E0"/>
    <w:rsid w:val="00826A93"/>
    <w:rsid w:val="00826C30"/>
    <w:rsid w:val="00827475"/>
    <w:rsid w:val="00827952"/>
    <w:rsid w:val="00830925"/>
    <w:rsid w:val="008309FF"/>
    <w:rsid w:val="00830BF2"/>
    <w:rsid w:val="00831D5C"/>
    <w:rsid w:val="00832046"/>
    <w:rsid w:val="008329A3"/>
    <w:rsid w:val="00832BFA"/>
    <w:rsid w:val="008333D1"/>
    <w:rsid w:val="0083360A"/>
    <w:rsid w:val="00834150"/>
    <w:rsid w:val="00834344"/>
    <w:rsid w:val="008356A9"/>
    <w:rsid w:val="008360DB"/>
    <w:rsid w:val="00836417"/>
    <w:rsid w:val="00836737"/>
    <w:rsid w:val="00836B47"/>
    <w:rsid w:val="00837B5D"/>
    <w:rsid w:val="0084011E"/>
    <w:rsid w:val="008401EF"/>
    <w:rsid w:val="00840990"/>
    <w:rsid w:val="008409F4"/>
    <w:rsid w:val="00840DEC"/>
    <w:rsid w:val="00841D1F"/>
    <w:rsid w:val="00843250"/>
    <w:rsid w:val="00843265"/>
    <w:rsid w:val="0084353C"/>
    <w:rsid w:val="008437E4"/>
    <w:rsid w:val="008444AA"/>
    <w:rsid w:val="00844E1E"/>
    <w:rsid w:val="00845E6A"/>
    <w:rsid w:val="00847C99"/>
    <w:rsid w:val="0085000E"/>
    <w:rsid w:val="00850310"/>
    <w:rsid w:val="0085093F"/>
    <w:rsid w:val="00850C41"/>
    <w:rsid w:val="008517C6"/>
    <w:rsid w:val="00852745"/>
    <w:rsid w:val="00852D7B"/>
    <w:rsid w:val="00852E75"/>
    <w:rsid w:val="0085325F"/>
    <w:rsid w:val="00853314"/>
    <w:rsid w:val="00853420"/>
    <w:rsid w:val="00853692"/>
    <w:rsid w:val="008538E5"/>
    <w:rsid w:val="00853B53"/>
    <w:rsid w:val="00854768"/>
    <w:rsid w:val="00854910"/>
    <w:rsid w:val="008574E6"/>
    <w:rsid w:val="008576BD"/>
    <w:rsid w:val="00857F0B"/>
    <w:rsid w:val="00860450"/>
    <w:rsid w:val="008607D4"/>
    <w:rsid w:val="008610DF"/>
    <w:rsid w:val="00861E35"/>
    <w:rsid w:val="008624DD"/>
    <w:rsid w:val="008626EA"/>
    <w:rsid w:val="008627A3"/>
    <w:rsid w:val="0086345F"/>
    <w:rsid w:val="008639E4"/>
    <w:rsid w:val="00864750"/>
    <w:rsid w:val="00864C52"/>
    <w:rsid w:val="00865AFF"/>
    <w:rsid w:val="00865C54"/>
    <w:rsid w:val="00866168"/>
    <w:rsid w:val="0086628A"/>
    <w:rsid w:val="008668B5"/>
    <w:rsid w:val="00867011"/>
    <w:rsid w:val="00867403"/>
    <w:rsid w:val="00867608"/>
    <w:rsid w:val="008679B9"/>
    <w:rsid w:val="0087083A"/>
    <w:rsid w:val="00870E92"/>
    <w:rsid w:val="0087289F"/>
    <w:rsid w:val="008733D7"/>
    <w:rsid w:val="0087411E"/>
    <w:rsid w:val="0087510C"/>
    <w:rsid w:val="00875277"/>
    <w:rsid w:val="00875418"/>
    <w:rsid w:val="00875854"/>
    <w:rsid w:val="00875C6F"/>
    <w:rsid w:val="00876150"/>
    <w:rsid w:val="00876803"/>
    <w:rsid w:val="00876FE9"/>
    <w:rsid w:val="00877C48"/>
    <w:rsid w:val="00880356"/>
    <w:rsid w:val="008804B5"/>
    <w:rsid w:val="00880BF0"/>
    <w:rsid w:val="00881723"/>
    <w:rsid w:val="00882EA2"/>
    <w:rsid w:val="0088407E"/>
    <w:rsid w:val="00884885"/>
    <w:rsid w:val="00884B88"/>
    <w:rsid w:val="00884E11"/>
    <w:rsid w:val="0088532B"/>
    <w:rsid w:val="008854D9"/>
    <w:rsid w:val="00885A8E"/>
    <w:rsid w:val="008862DE"/>
    <w:rsid w:val="00887BE7"/>
    <w:rsid w:val="008910D0"/>
    <w:rsid w:val="00891F70"/>
    <w:rsid w:val="008920AD"/>
    <w:rsid w:val="0089255C"/>
    <w:rsid w:val="008930BD"/>
    <w:rsid w:val="00893925"/>
    <w:rsid w:val="008940BB"/>
    <w:rsid w:val="00894776"/>
    <w:rsid w:val="00894CEC"/>
    <w:rsid w:val="00894DE4"/>
    <w:rsid w:val="00895485"/>
    <w:rsid w:val="00897ABF"/>
    <w:rsid w:val="008A018A"/>
    <w:rsid w:val="008A0637"/>
    <w:rsid w:val="008A1795"/>
    <w:rsid w:val="008A26FA"/>
    <w:rsid w:val="008A2A78"/>
    <w:rsid w:val="008A2F31"/>
    <w:rsid w:val="008A360D"/>
    <w:rsid w:val="008A36BF"/>
    <w:rsid w:val="008A3AC5"/>
    <w:rsid w:val="008A5CB2"/>
    <w:rsid w:val="008A61B6"/>
    <w:rsid w:val="008A64E1"/>
    <w:rsid w:val="008A7819"/>
    <w:rsid w:val="008B0696"/>
    <w:rsid w:val="008B2A36"/>
    <w:rsid w:val="008B30D3"/>
    <w:rsid w:val="008B3511"/>
    <w:rsid w:val="008B3FDC"/>
    <w:rsid w:val="008B4F2B"/>
    <w:rsid w:val="008B5612"/>
    <w:rsid w:val="008B5903"/>
    <w:rsid w:val="008B6477"/>
    <w:rsid w:val="008B66C6"/>
    <w:rsid w:val="008B6A49"/>
    <w:rsid w:val="008B6DA7"/>
    <w:rsid w:val="008C2DC3"/>
    <w:rsid w:val="008C3AD2"/>
    <w:rsid w:val="008C3AD3"/>
    <w:rsid w:val="008C4E54"/>
    <w:rsid w:val="008C5001"/>
    <w:rsid w:val="008C5736"/>
    <w:rsid w:val="008C6697"/>
    <w:rsid w:val="008C71EA"/>
    <w:rsid w:val="008D02CE"/>
    <w:rsid w:val="008D11AB"/>
    <w:rsid w:val="008D18BD"/>
    <w:rsid w:val="008D29EC"/>
    <w:rsid w:val="008D2E4F"/>
    <w:rsid w:val="008D2F3F"/>
    <w:rsid w:val="008D3853"/>
    <w:rsid w:val="008D3C6A"/>
    <w:rsid w:val="008D4EA0"/>
    <w:rsid w:val="008D66C0"/>
    <w:rsid w:val="008D70FD"/>
    <w:rsid w:val="008E06DC"/>
    <w:rsid w:val="008E0F90"/>
    <w:rsid w:val="008E0FC1"/>
    <w:rsid w:val="008E132E"/>
    <w:rsid w:val="008E1590"/>
    <w:rsid w:val="008E22CD"/>
    <w:rsid w:val="008E22F3"/>
    <w:rsid w:val="008E2A21"/>
    <w:rsid w:val="008E31AE"/>
    <w:rsid w:val="008E3F39"/>
    <w:rsid w:val="008E40F2"/>
    <w:rsid w:val="008E4B21"/>
    <w:rsid w:val="008E4B8E"/>
    <w:rsid w:val="008E4F16"/>
    <w:rsid w:val="008E50F3"/>
    <w:rsid w:val="008E57F9"/>
    <w:rsid w:val="008E5869"/>
    <w:rsid w:val="008E63D6"/>
    <w:rsid w:val="008E6C59"/>
    <w:rsid w:val="008E74A8"/>
    <w:rsid w:val="008F02D6"/>
    <w:rsid w:val="008F0B18"/>
    <w:rsid w:val="008F1766"/>
    <w:rsid w:val="008F2770"/>
    <w:rsid w:val="008F2E04"/>
    <w:rsid w:val="008F341B"/>
    <w:rsid w:val="008F4563"/>
    <w:rsid w:val="008F45D5"/>
    <w:rsid w:val="008F48EF"/>
    <w:rsid w:val="008F53D1"/>
    <w:rsid w:val="008F5A2E"/>
    <w:rsid w:val="008F5EC2"/>
    <w:rsid w:val="008F736A"/>
    <w:rsid w:val="008F7A70"/>
    <w:rsid w:val="008F7E11"/>
    <w:rsid w:val="009006FF"/>
    <w:rsid w:val="00900720"/>
    <w:rsid w:val="009009F4"/>
    <w:rsid w:val="00902717"/>
    <w:rsid w:val="009028B8"/>
    <w:rsid w:val="00902C37"/>
    <w:rsid w:val="009038E5"/>
    <w:rsid w:val="00904EE5"/>
    <w:rsid w:val="009053C2"/>
    <w:rsid w:val="00905460"/>
    <w:rsid w:val="00910D59"/>
    <w:rsid w:val="009116D6"/>
    <w:rsid w:val="0091189F"/>
    <w:rsid w:val="0091327B"/>
    <w:rsid w:val="0091360E"/>
    <w:rsid w:val="00913B83"/>
    <w:rsid w:val="00914B64"/>
    <w:rsid w:val="00914D6D"/>
    <w:rsid w:val="00916A26"/>
    <w:rsid w:val="00916D49"/>
    <w:rsid w:val="00917BBC"/>
    <w:rsid w:val="00920036"/>
    <w:rsid w:val="00920ADB"/>
    <w:rsid w:val="00920F7C"/>
    <w:rsid w:val="00921534"/>
    <w:rsid w:val="00921975"/>
    <w:rsid w:val="009226F3"/>
    <w:rsid w:val="00922701"/>
    <w:rsid w:val="00923685"/>
    <w:rsid w:val="0092381D"/>
    <w:rsid w:val="0092442F"/>
    <w:rsid w:val="009248C7"/>
    <w:rsid w:val="00924AD3"/>
    <w:rsid w:val="00926063"/>
    <w:rsid w:val="00926182"/>
    <w:rsid w:val="00926A2A"/>
    <w:rsid w:val="00927FEB"/>
    <w:rsid w:val="00930477"/>
    <w:rsid w:val="0093221F"/>
    <w:rsid w:val="00932295"/>
    <w:rsid w:val="00934540"/>
    <w:rsid w:val="00934E2D"/>
    <w:rsid w:val="00935D10"/>
    <w:rsid w:val="00937C1B"/>
    <w:rsid w:val="00940E7A"/>
    <w:rsid w:val="00941860"/>
    <w:rsid w:val="00941BF6"/>
    <w:rsid w:val="009420E3"/>
    <w:rsid w:val="0094234C"/>
    <w:rsid w:val="00942526"/>
    <w:rsid w:val="009425EA"/>
    <w:rsid w:val="00943071"/>
    <w:rsid w:val="00943840"/>
    <w:rsid w:val="00943849"/>
    <w:rsid w:val="00943B5F"/>
    <w:rsid w:val="00943C75"/>
    <w:rsid w:val="00944250"/>
    <w:rsid w:val="00944423"/>
    <w:rsid w:val="009444AD"/>
    <w:rsid w:val="00944788"/>
    <w:rsid w:val="009459F4"/>
    <w:rsid w:val="00945FDA"/>
    <w:rsid w:val="00946048"/>
    <w:rsid w:val="00946416"/>
    <w:rsid w:val="009474F3"/>
    <w:rsid w:val="009503CA"/>
    <w:rsid w:val="00951695"/>
    <w:rsid w:val="0095197A"/>
    <w:rsid w:val="00952BAF"/>
    <w:rsid w:val="00952CB9"/>
    <w:rsid w:val="00953917"/>
    <w:rsid w:val="00953972"/>
    <w:rsid w:val="009545BE"/>
    <w:rsid w:val="00954A9B"/>
    <w:rsid w:val="00955164"/>
    <w:rsid w:val="009556EA"/>
    <w:rsid w:val="00955C56"/>
    <w:rsid w:val="00955CEF"/>
    <w:rsid w:val="00955FF2"/>
    <w:rsid w:val="00956C07"/>
    <w:rsid w:val="0095716F"/>
    <w:rsid w:val="009609C8"/>
    <w:rsid w:val="0096149D"/>
    <w:rsid w:val="00961962"/>
    <w:rsid w:val="00962928"/>
    <w:rsid w:val="00964DE7"/>
    <w:rsid w:val="00964EF8"/>
    <w:rsid w:val="00965DC9"/>
    <w:rsid w:val="009671FE"/>
    <w:rsid w:val="009676BA"/>
    <w:rsid w:val="00967DF6"/>
    <w:rsid w:val="00970E19"/>
    <w:rsid w:val="00970F1C"/>
    <w:rsid w:val="00971B78"/>
    <w:rsid w:val="00971B94"/>
    <w:rsid w:val="00972F09"/>
    <w:rsid w:val="00973009"/>
    <w:rsid w:val="009730AB"/>
    <w:rsid w:val="00973FD0"/>
    <w:rsid w:val="0097434D"/>
    <w:rsid w:val="00974B4E"/>
    <w:rsid w:val="0097504C"/>
    <w:rsid w:val="009757CA"/>
    <w:rsid w:val="00975814"/>
    <w:rsid w:val="00975B62"/>
    <w:rsid w:val="00976E4C"/>
    <w:rsid w:val="00977090"/>
    <w:rsid w:val="009807FF"/>
    <w:rsid w:val="00980A89"/>
    <w:rsid w:val="009818E6"/>
    <w:rsid w:val="00981BFB"/>
    <w:rsid w:val="00982ED8"/>
    <w:rsid w:val="009834E8"/>
    <w:rsid w:val="009844E5"/>
    <w:rsid w:val="009847A4"/>
    <w:rsid w:val="00984F68"/>
    <w:rsid w:val="0098562F"/>
    <w:rsid w:val="0098697B"/>
    <w:rsid w:val="00986E96"/>
    <w:rsid w:val="00990004"/>
    <w:rsid w:val="00990FDD"/>
    <w:rsid w:val="00992E4E"/>
    <w:rsid w:val="00993107"/>
    <w:rsid w:val="0099334D"/>
    <w:rsid w:val="009935B7"/>
    <w:rsid w:val="00993A4A"/>
    <w:rsid w:val="009968DC"/>
    <w:rsid w:val="00996D20"/>
    <w:rsid w:val="00997176"/>
    <w:rsid w:val="00997CF6"/>
    <w:rsid w:val="009A0173"/>
    <w:rsid w:val="009A2BC1"/>
    <w:rsid w:val="009A2D57"/>
    <w:rsid w:val="009A3D05"/>
    <w:rsid w:val="009A4031"/>
    <w:rsid w:val="009A412B"/>
    <w:rsid w:val="009A5668"/>
    <w:rsid w:val="009A619E"/>
    <w:rsid w:val="009A7FFB"/>
    <w:rsid w:val="009B01EB"/>
    <w:rsid w:val="009B065A"/>
    <w:rsid w:val="009B0E5F"/>
    <w:rsid w:val="009B108A"/>
    <w:rsid w:val="009B1277"/>
    <w:rsid w:val="009B1632"/>
    <w:rsid w:val="009B1D83"/>
    <w:rsid w:val="009B239D"/>
    <w:rsid w:val="009B3290"/>
    <w:rsid w:val="009B58AD"/>
    <w:rsid w:val="009B5C91"/>
    <w:rsid w:val="009B5EDA"/>
    <w:rsid w:val="009B60C2"/>
    <w:rsid w:val="009B6367"/>
    <w:rsid w:val="009B655F"/>
    <w:rsid w:val="009B70CE"/>
    <w:rsid w:val="009B7734"/>
    <w:rsid w:val="009B7749"/>
    <w:rsid w:val="009B77DE"/>
    <w:rsid w:val="009C1559"/>
    <w:rsid w:val="009C28A8"/>
    <w:rsid w:val="009C362D"/>
    <w:rsid w:val="009C4294"/>
    <w:rsid w:val="009C468E"/>
    <w:rsid w:val="009C496C"/>
    <w:rsid w:val="009C5350"/>
    <w:rsid w:val="009C5750"/>
    <w:rsid w:val="009C5C46"/>
    <w:rsid w:val="009C6089"/>
    <w:rsid w:val="009C6515"/>
    <w:rsid w:val="009C6EF9"/>
    <w:rsid w:val="009C724B"/>
    <w:rsid w:val="009D0F51"/>
    <w:rsid w:val="009D1501"/>
    <w:rsid w:val="009D2943"/>
    <w:rsid w:val="009D2FF9"/>
    <w:rsid w:val="009D33E3"/>
    <w:rsid w:val="009D34CE"/>
    <w:rsid w:val="009D3706"/>
    <w:rsid w:val="009D4663"/>
    <w:rsid w:val="009D5C4A"/>
    <w:rsid w:val="009D6190"/>
    <w:rsid w:val="009D62ED"/>
    <w:rsid w:val="009D7C96"/>
    <w:rsid w:val="009E0350"/>
    <w:rsid w:val="009E1BF8"/>
    <w:rsid w:val="009E3D8E"/>
    <w:rsid w:val="009E4397"/>
    <w:rsid w:val="009E495F"/>
    <w:rsid w:val="009E573C"/>
    <w:rsid w:val="009E5D02"/>
    <w:rsid w:val="009E76C1"/>
    <w:rsid w:val="009F02C5"/>
    <w:rsid w:val="009F0815"/>
    <w:rsid w:val="009F08DE"/>
    <w:rsid w:val="009F0BA2"/>
    <w:rsid w:val="009F168F"/>
    <w:rsid w:val="009F1991"/>
    <w:rsid w:val="009F211D"/>
    <w:rsid w:val="009F3759"/>
    <w:rsid w:val="009F4754"/>
    <w:rsid w:val="009F4761"/>
    <w:rsid w:val="009F4CEB"/>
    <w:rsid w:val="009F65E0"/>
    <w:rsid w:val="009F66E5"/>
    <w:rsid w:val="009F743B"/>
    <w:rsid w:val="009F7DA1"/>
    <w:rsid w:val="00A01734"/>
    <w:rsid w:val="00A02B07"/>
    <w:rsid w:val="00A037BC"/>
    <w:rsid w:val="00A039DD"/>
    <w:rsid w:val="00A04117"/>
    <w:rsid w:val="00A045E3"/>
    <w:rsid w:val="00A049C3"/>
    <w:rsid w:val="00A0528A"/>
    <w:rsid w:val="00A0659D"/>
    <w:rsid w:val="00A068CB"/>
    <w:rsid w:val="00A07466"/>
    <w:rsid w:val="00A07D89"/>
    <w:rsid w:val="00A1047C"/>
    <w:rsid w:val="00A11D7E"/>
    <w:rsid w:val="00A1240D"/>
    <w:rsid w:val="00A1295D"/>
    <w:rsid w:val="00A14A29"/>
    <w:rsid w:val="00A151FE"/>
    <w:rsid w:val="00A152CC"/>
    <w:rsid w:val="00A1561D"/>
    <w:rsid w:val="00A160DF"/>
    <w:rsid w:val="00A161CE"/>
    <w:rsid w:val="00A16263"/>
    <w:rsid w:val="00A165C0"/>
    <w:rsid w:val="00A16C73"/>
    <w:rsid w:val="00A16CCE"/>
    <w:rsid w:val="00A1732B"/>
    <w:rsid w:val="00A200B3"/>
    <w:rsid w:val="00A20137"/>
    <w:rsid w:val="00A21046"/>
    <w:rsid w:val="00A210D5"/>
    <w:rsid w:val="00A21511"/>
    <w:rsid w:val="00A2196B"/>
    <w:rsid w:val="00A21E88"/>
    <w:rsid w:val="00A22A87"/>
    <w:rsid w:val="00A242E4"/>
    <w:rsid w:val="00A24365"/>
    <w:rsid w:val="00A24845"/>
    <w:rsid w:val="00A249CE"/>
    <w:rsid w:val="00A25070"/>
    <w:rsid w:val="00A253D3"/>
    <w:rsid w:val="00A262D9"/>
    <w:rsid w:val="00A26F8A"/>
    <w:rsid w:val="00A275D8"/>
    <w:rsid w:val="00A2786F"/>
    <w:rsid w:val="00A301FC"/>
    <w:rsid w:val="00A3081E"/>
    <w:rsid w:val="00A31793"/>
    <w:rsid w:val="00A331F8"/>
    <w:rsid w:val="00A34EAF"/>
    <w:rsid w:val="00A351A9"/>
    <w:rsid w:val="00A35999"/>
    <w:rsid w:val="00A35CAF"/>
    <w:rsid w:val="00A3653B"/>
    <w:rsid w:val="00A3684F"/>
    <w:rsid w:val="00A36922"/>
    <w:rsid w:val="00A37163"/>
    <w:rsid w:val="00A37E34"/>
    <w:rsid w:val="00A40713"/>
    <w:rsid w:val="00A40F52"/>
    <w:rsid w:val="00A41449"/>
    <w:rsid w:val="00A416DC"/>
    <w:rsid w:val="00A4183B"/>
    <w:rsid w:val="00A420CA"/>
    <w:rsid w:val="00A432F7"/>
    <w:rsid w:val="00A43763"/>
    <w:rsid w:val="00A44330"/>
    <w:rsid w:val="00A44666"/>
    <w:rsid w:val="00A45BE3"/>
    <w:rsid w:val="00A45F6D"/>
    <w:rsid w:val="00A503FD"/>
    <w:rsid w:val="00A51600"/>
    <w:rsid w:val="00A524DF"/>
    <w:rsid w:val="00A5266A"/>
    <w:rsid w:val="00A52E8C"/>
    <w:rsid w:val="00A5371D"/>
    <w:rsid w:val="00A53C7F"/>
    <w:rsid w:val="00A53FD7"/>
    <w:rsid w:val="00A54D6E"/>
    <w:rsid w:val="00A54EE7"/>
    <w:rsid w:val="00A55655"/>
    <w:rsid w:val="00A55D52"/>
    <w:rsid w:val="00A55D85"/>
    <w:rsid w:val="00A55E08"/>
    <w:rsid w:val="00A55ED7"/>
    <w:rsid w:val="00A55FAC"/>
    <w:rsid w:val="00A56794"/>
    <w:rsid w:val="00A56D0D"/>
    <w:rsid w:val="00A57032"/>
    <w:rsid w:val="00A5744D"/>
    <w:rsid w:val="00A60344"/>
    <w:rsid w:val="00A60579"/>
    <w:rsid w:val="00A60A9D"/>
    <w:rsid w:val="00A60B0D"/>
    <w:rsid w:val="00A61296"/>
    <w:rsid w:val="00A62C13"/>
    <w:rsid w:val="00A6308C"/>
    <w:rsid w:val="00A635BA"/>
    <w:rsid w:val="00A645CD"/>
    <w:rsid w:val="00A64723"/>
    <w:rsid w:val="00A64A91"/>
    <w:rsid w:val="00A64E40"/>
    <w:rsid w:val="00A65E2C"/>
    <w:rsid w:val="00A65FB4"/>
    <w:rsid w:val="00A661ED"/>
    <w:rsid w:val="00A6695E"/>
    <w:rsid w:val="00A66EE4"/>
    <w:rsid w:val="00A66F13"/>
    <w:rsid w:val="00A6715B"/>
    <w:rsid w:val="00A672DC"/>
    <w:rsid w:val="00A67445"/>
    <w:rsid w:val="00A67AAF"/>
    <w:rsid w:val="00A70FC1"/>
    <w:rsid w:val="00A715D0"/>
    <w:rsid w:val="00A719D4"/>
    <w:rsid w:val="00A726C9"/>
    <w:rsid w:val="00A7362A"/>
    <w:rsid w:val="00A736D7"/>
    <w:rsid w:val="00A737DE"/>
    <w:rsid w:val="00A739C5"/>
    <w:rsid w:val="00A74729"/>
    <w:rsid w:val="00A75042"/>
    <w:rsid w:val="00A753E5"/>
    <w:rsid w:val="00A75906"/>
    <w:rsid w:val="00A75C80"/>
    <w:rsid w:val="00A763A2"/>
    <w:rsid w:val="00A76445"/>
    <w:rsid w:val="00A7710A"/>
    <w:rsid w:val="00A778AC"/>
    <w:rsid w:val="00A77CC3"/>
    <w:rsid w:val="00A77D5A"/>
    <w:rsid w:val="00A800BB"/>
    <w:rsid w:val="00A813AC"/>
    <w:rsid w:val="00A81DDE"/>
    <w:rsid w:val="00A81F95"/>
    <w:rsid w:val="00A8235C"/>
    <w:rsid w:val="00A82547"/>
    <w:rsid w:val="00A82DDA"/>
    <w:rsid w:val="00A82F57"/>
    <w:rsid w:val="00A8348E"/>
    <w:rsid w:val="00A83609"/>
    <w:rsid w:val="00A84316"/>
    <w:rsid w:val="00A84542"/>
    <w:rsid w:val="00A854E2"/>
    <w:rsid w:val="00A857B8"/>
    <w:rsid w:val="00A86835"/>
    <w:rsid w:val="00A86923"/>
    <w:rsid w:val="00A8701A"/>
    <w:rsid w:val="00A87839"/>
    <w:rsid w:val="00A90187"/>
    <w:rsid w:val="00A911DB"/>
    <w:rsid w:val="00A91229"/>
    <w:rsid w:val="00A9170C"/>
    <w:rsid w:val="00A91B4C"/>
    <w:rsid w:val="00A91BC2"/>
    <w:rsid w:val="00A91E44"/>
    <w:rsid w:val="00A92447"/>
    <w:rsid w:val="00A929E8"/>
    <w:rsid w:val="00A933C0"/>
    <w:rsid w:val="00A94B97"/>
    <w:rsid w:val="00A94EA8"/>
    <w:rsid w:val="00A94EEF"/>
    <w:rsid w:val="00A970DB"/>
    <w:rsid w:val="00A97DD1"/>
    <w:rsid w:val="00AA1706"/>
    <w:rsid w:val="00AA1AEA"/>
    <w:rsid w:val="00AA28F2"/>
    <w:rsid w:val="00AA38D8"/>
    <w:rsid w:val="00AA4F03"/>
    <w:rsid w:val="00AA5780"/>
    <w:rsid w:val="00AA6023"/>
    <w:rsid w:val="00AA64FF"/>
    <w:rsid w:val="00AA6BA9"/>
    <w:rsid w:val="00AA6D58"/>
    <w:rsid w:val="00AA74BB"/>
    <w:rsid w:val="00AA75CB"/>
    <w:rsid w:val="00AA7682"/>
    <w:rsid w:val="00AB0399"/>
    <w:rsid w:val="00AB26D7"/>
    <w:rsid w:val="00AB2754"/>
    <w:rsid w:val="00AB2D7D"/>
    <w:rsid w:val="00AB4022"/>
    <w:rsid w:val="00AB4465"/>
    <w:rsid w:val="00AB4512"/>
    <w:rsid w:val="00AB46ED"/>
    <w:rsid w:val="00AB4D09"/>
    <w:rsid w:val="00AB5E75"/>
    <w:rsid w:val="00AB6857"/>
    <w:rsid w:val="00AB76F4"/>
    <w:rsid w:val="00AC0472"/>
    <w:rsid w:val="00AC0A54"/>
    <w:rsid w:val="00AC0A7B"/>
    <w:rsid w:val="00AC0F0D"/>
    <w:rsid w:val="00AC12CE"/>
    <w:rsid w:val="00AC1650"/>
    <w:rsid w:val="00AC1F09"/>
    <w:rsid w:val="00AC25A9"/>
    <w:rsid w:val="00AC31DB"/>
    <w:rsid w:val="00AC3A79"/>
    <w:rsid w:val="00AC44E8"/>
    <w:rsid w:val="00AC5082"/>
    <w:rsid w:val="00AC52C1"/>
    <w:rsid w:val="00AC6340"/>
    <w:rsid w:val="00AC6F4A"/>
    <w:rsid w:val="00AC7F15"/>
    <w:rsid w:val="00AD0279"/>
    <w:rsid w:val="00AD0AB3"/>
    <w:rsid w:val="00AD0E58"/>
    <w:rsid w:val="00AD12D2"/>
    <w:rsid w:val="00AD1EF1"/>
    <w:rsid w:val="00AD48C0"/>
    <w:rsid w:val="00AD4C2B"/>
    <w:rsid w:val="00AD51BB"/>
    <w:rsid w:val="00AD56B9"/>
    <w:rsid w:val="00AD5E57"/>
    <w:rsid w:val="00AD5F54"/>
    <w:rsid w:val="00AD5FC9"/>
    <w:rsid w:val="00AD6AB4"/>
    <w:rsid w:val="00AD7416"/>
    <w:rsid w:val="00AD743C"/>
    <w:rsid w:val="00AE119F"/>
    <w:rsid w:val="00AE2C2B"/>
    <w:rsid w:val="00AE35B0"/>
    <w:rsid w:val="00AE4067"/>
    <w:rsid w:val="00AE454A"/>
    <w:rsid w:val="00AE4E8B"/>
    <w:rsid w:val="00AE54FA"/>
    <w:rsid w:val="00AE58DF"/>
    <w:rsid w:val="00AE7EFA"/>
    <w:rsid w:val="00AF06AE"/>
    <w:rsid w:val="00AF21E4"/>
    <w:rsid w:val="00AF23C0"/>
    <w:rsid w:val="00AF2C41"/>
    <w:rsid w:val="00AF3184"/>
    <w:rsid w:val="00AF3264"/>
    <w:rsid w:val="00AF3492"/>
    <w:rsid w:val="00AF35C5"/>
    <w:rsid w:val="00AF4434"/>
    <w:rsid w:val="00AF479E"/>
    <w:rsid w:val="00AF6540"/>
    <w:rsid w:val="00AF682C"/>
    <w:rsid w:val="00AF7D20"/>
    <w:rsid w:val="00B010FF"/>
    <w:rsid w:val="00B01511"/>
    <w:rsid w:val="00B01589"/>
    <w:rsid w:val="00B020EF"/>
    <w:rsid w:val="00B02BE5"/>
    <w:rsid w:val="00B045EF"/>
    <w:rsid w:val="00B054BA"/>
    <w:rsid w:val="00B057A7"/>
    <w:rsid w:val="00B05960"/>
    <w:rsid w:val="00B06DBE"/>
    <w:rsid w:val="00B073E3"/>
    <w:rsid w:val="00B07926"/>
    <w:rsid w:val="00B1027A"/>
    <w:rsid w:val="00B10E45"/>
    <w:rsid w:val="00B11E92"/>
    <w:rsid w:val="00B120AB"/>
    <w:rsid w:val="00B1219C"/>
    <w:rsid w:val="00B1337C"/>
    <w:rsid w:val="00B1362C"/>
    <w:rsid w:val="00B13B01"/>
    <w:rsid w:val="00B14260"/>
    <w:rsid w:val="00B14682"/>
    <w:rsid w:val="00B14AED"/>
    <w:rsid w:val="00B15270"/>
    <w:rsid w:val="00B156A7"/>
    <w:rsid w:val="00B15771"/>
    <w:rsid w:val="00B16A40"/>
    <w:rsid w:val="00B16AC7"/>
    <w:rsid w:val="00B16F10"/>
    <w:rsid w:val="00B1787A"/>
    <w:rsid w:val="00B17BED"/>
    <w:rsid w:val="00B20F6C"/>
    <w:rsid w:val="00B216C5"/>
    <w:rsid w:val="00B2172A"/>
    <w:rsid w:val="00B21BB6"/>
    <w:rsid w:val="00B2242E"/>
    <w:rsid w:val="00B22678"/>
    <w:rsid w:val="00B22F60"/>
    <w:rsid w:val="00B25586"/>
    <w:rsid w:val="00B2577E"/>
    <w:rsid w:val="00B25C0C"/>
    <w:rsid w:val="00B262F6"/>
    <w:rsid w:val="00B2659A"/>
    <w:rsid w:val="00B26E50"/>
    <w:rsid w:val="00B2715B"/>
    <w:rsid w:val="00B272DD"/>
    <w:rsid w:val="00B30E0D"/>
    <w:rsid w:val="00B31669"/>
    <w:rsid w:val="00B31AA2"/>
    <w:rsid w:val="00B32E5F"/>
    <w:rsid w:val="00B34099"/>
    <w:rsid w:val="00B350E0"/>
    <w:rsid w:val="00B35A03"/>
    <w:rsid w:val="00B35A72"/>
    <w:rsid w:val="00B3674E"/>
    <w:rsid w:val="00B36887"/>
    <w:rsid w:val="00B37433"/>
    <w:rsid w:val="00B41022"/>
    <w:rsid w:val="00B4189E"/>
    <w:rsid w:val="00B418D6"/>
    <w:rsid w:val="00B41E81"/>
    <w:rsid w:val="00B4230F"/>
    <w:rsid w:val="00B428A2"/>
    <w:rsid w:val="00B443A3"/>
    <w:rsid w:val="00B44870"/>
    <w:rsid w:val="00B454F2"/>
    <w:rsid w:val="00B46974"/>
    <w:rsid w:val="00B476F4"/>
    <w:rsid w:val="00B47A90"/>
    <w:rsid w:val="00B50097"/>
    <w:rsid w:val="00B50215"/>
    <w:rsid w:val="00B509EC"/>
    <w:rsid w:val="00B50C6A"/>
    <w:rsid w:val="00B51158"/>
    <w:rsid w:val="00B5144F"/>
    <w:rsid w:val="00B53431"/>
    <w:rsid w:val="00B535D1"/>
    <w:rsid w:val="00B5430C"/>
    <w:rsid w:val="00B54659"/>
    <w:rsid w:val="00B564E9"/>
    <w:rsid w:val="00B56BD2"/>
    <w:rsid w:val="00B57560"/>
    <w:rsid w:val="00B63A07"/>
    <w:rsid w:val="00B64386"/>
    <w:rsid w:val="00B6456D"/>
    <w:rsid w:val="00B64826"/>
    <w:rsid w:val="00B65311"/>
    <w:rsid w:val="00B664A7"/>
    <w:rsid w:val="00B66E36"/>
    <w:rsid w:val="00B67193"/>
    <w:rsid w:val="00B719A0"/>
    <w:rsid w:val="00B719A4"/>
    <w:rsid w:val="00B71CFE"/>
    <w:rsid w:val="00B721F8"/>
    <w:rsid w:val="00B72B22"/>
    <w:rsid w:val="00B72F3C"/>
    <w:rsid w:val="00B756FD"/>
    <w:rsid w:val="00B76073"/>
    <w:rsid w:val="00B77050"/>
    <w:rsid w:val="00B807A4"/>
    <w:rsid w:val="00B80CAF"/>
    <w:rsid w:val="00B80D55"/>
    <w:rsid w:val="00B80E01"/>
    <w:rsid w:val="00B811DE"/>
    <w:rsid w:val="00B816FC"/>
    <w:rsid w:val="00B81C77"/>
    <w:rsid w:val="00B8203B"/>
    <w:rsid w:val="00B828ED"/>
    <w:rsid w:val="00B82F5C"/>
    <w:rsid w:val="00B84FAE"/>
    <w:rsid w:val="00B85870"/>
    <w:rsid w:val="00B85C2C"/>
    <w:rsid w:val="00B85D89"/>
    <w:rsid w:val="00B85E76"/>
    <w:rsid w:val="00B87155"/>
    <w:rsid w:val="00B87288"/>
    <w:rsid w:val="00B877BE"/>
    <w:rsid w:val="00B879EB"/>
    <w:rsid w:val="00B903E5"/>
    <w:rsid w:val="00B90D08"/>
    <w:rsid w:val="00B914DD"/>
    <w:rsid w:val="00B91F5E"/>
    <w:rsid w:val="00B92088"/>
    <w:rsid w:val="00B92337"/>
    <w:rsid w:val="00B9244F"/>
    <w:rsid w:val="00B93237"/>
    <w:rsid w:val="00B9349B"/>
    <w:rsid w:val="00B9558C"/>
    <w:rsid w:val="00B96777"/>
    <w:rsid w:val="00B977A8"/>
    <w:rsid w:val="00B9788C"/>
    <w:rsid w:val="00BA0C92"/>
    <w:rsid w:val="00BA2143"/>
    <w:rsid w:val="00BA312C"/>
    <w:rsid w:val="00BA3423"/>
    <w:rsid w:val="00BA3655"/>
    <w:rsid w:val="00BA38EB"/>
    <w:rsid w:val="00BA4CD6"/>
    <w:rsid w:val="00BA57F7"/>
    <w:rsid w:val="00BA5D79"/>
    <w:rsid w:val="00BA60DF"/>
    <w:rsid w:val="00BB0F4F"/>
    <w:rsid w:val="00BB0F7E"/>
    <w:rsid w:val="00BB11D7"/>
    <w:rsid w:val="00BB171D"/>
    <w:rsid w:val="00BB1DC1"/>
    <w:rsid w:val="00BB2458"/>
    <w:rsid w:val="00BB268C"/>
    <w:rsid w:val="00BB2F23"/>
    <w:rsid w:val="00BB3034"/>
    <w:rsid w:val="00BB378B"/>
    <w:rsid w:val="00BB3AE1"/>
    <w:rsid w:val="00BB456B"/>
    <w:rsid w:val="00BB4B35"/>
    <w:rsid w:val="00BB4E75"/>
    <w:rsid w:val="00BB547B"/>
    <w:rsid w:val="00BB5706"/>
    <w:rsid w:val="00BB57A1"/>
    <w:rsid w:val="00BB614A"/>
    <w:rsid w:val="00BB6218"/>
    <w:rsid w:val="00BB6505"/>
    <w:rsid w:val="00BB6BF1"/>
    <w:rsid w:val="00BB7DBB"/>
    <w:rsid w:val="00BB7FC3"/>
    <w:rsid w:val="00BC005D"/>
    <w:rsid w:val="00BC0922"/>
    <w:rsid w:val="00BC1836"/>
    <w:rsid w:val="00BC1908"/>
    <w:rsid w:val="00BC3741"/>
    <w:rsid w:val="00BC382A"/>
    <w:rsid w:val="00BC391D"/>
    <w:rsid w:val="00BC644D"/>
    <w:rsid w:val="00BC6FB7"/>
    <w:rsid w:val="00BC7033"/>
    <w:rsid w:val="00BD02CD"/>
    <w:rsid w:val="00BD0850"/>
    <w:rsid w:val="00BD1E4E"/>
    <w:rsid w:val="00BD23C9"/>
    <w:rsid w:val="00BD2AE1"/>
    <w:rsid w:val="00BD2D6E"/>
    <w:rsid w:val="00BD45A4"/>
    <w:rsid w:val="00BD4D8C"/>
    <w:rsid w:val="00BD53BE"/>
    <w:rsid w:val="00BD5537"/>
    <w:rsid w:val="00BD5A2E"/>
    <w:rsid w:val="00BD6AC1"/>
    <w:rsid w:val="00BE0908"/>
    <w:rsid w:val="00BE0918"/>
    <w:rsid w:val="00BE0CB2"/>
    <w:rsid w:val="00BE1606"/>
    <w:rsid w:val="00BE1768"/>
    <w:rsid w:val="00BE1EBC"/>
    <w:rsid w:val="00BE20F5"/>
    <w:rsid w:val="00BE2A7A"/>
    <w:rsid w:val="00BE3009"/>
    <w:rsid w:val="00BE4328"/>
    <w:rsid w:val="00BE4545"/>
    <w:rsid w:val="00BE6AE4"/>
    <w:rsid w:val="00BE6DE4"/>
    <w:rsid w:val="00BF075F"/>
    <w:rsid w:val="00BF0DAB"/>
    <w:rsid w:val="00BF0F3A"/>
    <w:rsid w:val="00BF118F"/>
    <w:rsid w:val="00BF1550"/>
    <w:rsid w:val="00BF1FE6"/>
    <w:rsid w:val="00BF2131"/>
    <w:rsid w:val="00BF2212"/>
    <w:rsid w:val="00BF23C8"/>
    <w:rsid w:val="00BF2A82"/>
    <w:rsid w:val="00BF2DF2"/>
    <w:rsid w:val="00BF33CE"/>
    <w:rsid w:val="00BF3E76"/>
    <w:rsid w:val="00BF408D"/>
    <w:rsid w:val="00BF480B"/>
    <w:rsid w:val="00BF50B3"/>
    <w:rsid w:val="00BF5FAB"/>
    <w:rsid w:val="00BF77D0"/>
    <w:rsid w:val="00C01EA4"/>
    <w:rsid w:val="00C0248B"/>
    <w:rsid w:val="00C026A2"/>
    <w:rsid w:val="00C02A95"/>
    <w:rsid w:val="00C02FD2"/>
    <w:rsid w:val="00C031A6"/>
    <w:rsid w:val="00C037EB"/>
    <w:rsid w:val="00C03B0C"/>
    <w:rsid w:val="00C043B1"/>
    <w:rsid w:val="00C04C53"/>
    <w:rsid w:val="00C04D8F"/>
    <w:rsid w:val="00C0632B"/>
    <w:rsid w:val="00C063D6"/>
    <w:rsid w:val="00C06716"/>
    <w:rsid w:val="00C0781B"/>
    <w:rsid w:val="00C07F2F"/>
    <w:rsid w:val="00C100B3"/>
    <w:rsid w:val="00C104DD"/>
    <w:rsid w:val="00C117DB"/>
    <w:rsid w:val="00C123D9"/>
    <w:rsid w:val="00C13176"/>
    <w:rsid w:val="00C14150"/>
    <w:rsid w:val="00C1485E"/>
    <w:rsid w:val="00C148E3"/>
    <w:rsid w:val="00C14F94"/>
    <w:rsid w:val="00C158CE"/>
    <w:rsid w:val="00C15A4B"/>
    <w:rsid w:val="00C15DDC"/>
    <w:rsid w:val="00C16438"/>
    <w:rsid w:val="00C164F8"/>
    <w:rsid w:val="00C16D9F"/>
    <w:rsid w:val="00C16EED"/>
    <w:rsid w:val="00C172DA"/>
    <w:rsid w:val="00C1773F"/>
    <w:rsid w:val="00C20260"/>
    <w:rsid w:val="00C207FE"/>
    <w:rsid w:val="00C21193"/>
    <w:rsid w:val="00C21525"/>
    <w:rsid w:val="00C216B5"/>
    <w:rsid w:val="00C226C2"/>
    <w:rsid w:val="00C22A3C"/>
    <w:rsid w:val="00C22A99"/>
    <w:rsid w:val="00C22BF2"/>
    <w:rsid w:val="00C22DCF"/>
    <w:rsid w:val="00C22FC0"/>
    <w:rsid w:val="00C2324E"/>
    <w:rsid w:val="00C23A43"/>
    <w:rsid w:val="00C248C8"/>
    <w:rsid w:val="00C2493C"/>
    <w:rsid w:val="00C254C6"/>
    <w:rsid w:val="00C256DB"/>
    <w:rsid w:val="00C2575D"/>
    <w:rsid w:val="00C279A0"/>
    <w:rsid w:val="00C27A62"/>
    <w:rsid w:val="00C3171E"/>
    <w:rsid w:val="00C319BE"/>
    <w:rsid w:val="00C32A98"/>
    <w:rsid w:val="00C32DA3"/>
    <w:rsid w:val="00C33415"/>
    <w:rsid w:val="00C33CE2"/>
    <w:rsid w:val="00C33D4A"/>
    <w:rsid w:val="00C34AB1"/>
    <w:rsid w:val="00C354DB"/>
    <w:rsid w:val="00C357A8"/>
    <w:rsid w:val="00C35F21"/>
    <w:rsid w:val="00C3608D"/>
    <w:rsid w:val="00C36784"/>
    <w:rsid w:val="00C40198"/>
    <w:rsid w:val="00C40934"/>
    <w:rsid w:val="00C41324"/>
    <w:rsid w:val="00C41593"/>
    <w:rsid w:val="00C418A7"/>
    <w:rsid w:val="00C435FE"/>
    <w:rsid w:val="00C43BA0"/>
    <w:rsid w:val="00C43E1B"/>
    <w:rsid w:val="00C44D8B"/>
    <w:rsid w:val="00C45E37"/>
    <w:rsid w:val="00C45EB7"/>
    <w:rsid w:val="00C46CA4"/>
    <w:rsid w:val="00C47421"/>
    <w:rsid w:val="00C47AA3"/>
    <w:rsid w:val="00C47FC5"/>
    <w:rsid w:val="00C5021B"/>
    <w:rsid w:val="00C50E8F"/>
    <w:rsid w:val="00C516D3"/>
    <w:rsid w:val="00C53338"/>
    <w:rsid w:val="00C5400F"/>
    <w:rsid w:val="00C54EA7"/>
    <w:rsid w:val="00C56754"/>
    <w:rsid w:val="00C56F26"/>
    <w:rsid w:val="00C57361"/>
    <w:rsid w:val="00C60656"/>
    <w:rsid w:val="00C60ACC"/>
    <w:rsid w:val="00C60E64"/>
    <w:rsid w:val="00C61B44"/>
    <w:rsid w:val="00C61DB0"/>
    <w:rsid w:val="00C62036"/>
    <w:rsid w:val="00C63564"/>
    <w:rsid w:val="00C635CD"/>
    <w:rsid w:val="00C649D9"/>
    <w:rsid w:val="00C65768"/>
    <w:rsid w:val="00C65BD6"/>
    <w:rsid w:val="00C67973"/>
    <w:rsid w:val="00C67CF5"/>
    <w:rsid w:val="00C67F8D"/>
    <w:rsid w:val="00C71EFD"/>
    <w:rsid w:val="00C72EB7"/>
    <w:rsid w:val="00C73542"/>
    <w:rsid w:val="00C75017"/>
    <w:rsid w:val="00C76697"/>
    <w:rsid w:val="00C76B1C"/>
    <w:rsid w:val="00C77404"/>
    <w:rsid w:val="00C8022C"/>
    <w:rsid w:val="00C80387"/>
    <w:rsid w:val="00C806A7"/>
    <w:rsid w:val="00C80AF8"/>
    <w:rsid w:val="00C80B47"/>
    <w:rsid w:val="00C80C09"/>
    <w:rsid w:val="00C81D63"/>
    <w:rsid w:val="00C83244"/>
    <w:rsid w:val="00C8380D"/>
    <w:rsid w:val="00C83FF9"/>
    <w:rsid w:val="00C842E4"/>
    <w:rsid w:val="00C84391"/>
    <w:rsid w:val="00C8479C"/>
    <w:rsid w:val="00C857E1"/>
    <w:rsid w:val="00C865A8"/>
    <w:rsid w:val="00C86F1B"/>
    <w:rsid w:val="00C873A7"/>
    <w:rsid w:val="00C874E2"/>
    <w:rsid w:val="00C87AB7"/>
    <w:rsid w:val="00C87D77"/>
    <w:rsid w:val="00C90C6D"/>
    <w:rsid w:val="00C90D4C"/>
    <w:rsid w:val="00C90E5B"/>
    <w:rsid w:val="00C91B91"/>
    <w:rsid w:val="00C91FD9"/>
    <w:rsid w:val="00C92303"/>
    <w:rsid w:val="00C92BE2"/>
    <w:rsid w:val="00C9356E"/>
    <w:rsid w:val="00C94581"/>
    <w:rsid w:val="00C94F57"/>
    <w:rsid w:val="00C95DA7"/>
    <w:rsid w:val="00C95E54"/>
    <w:rsid w:val="00C96438"/>
    <w:rsid w:val="00C96504"/>
    <w:rsid w:val="00C97587"/>
    <w:rsid w:val="00C97D03"/>
    <w:rsid w:val="00CA1373"/>
    <w:rsid w:val="00CA1DE1"/>
    <w:rsid w:val="00CA249F"/>
    <w:rsid w:val="00CA2E7B"/>
    <w:rsid w:val="00CA30C2"/>
    <w:rsid w:val="00CA4925"/>
    <w:rsid w:val="00CA4BD8"/>
    <w:rsid w:val="00CA5B52"/>
    <w:rsid w:val="00CA5D68"/>
    <w:rsid w:val="00CA5FF7"/>
    <w:rsid w:val="00CA66DC"/>
    <w:rsid w:val="00CA72C7"/>
    <w:rsid w:val="00CB0203"/>
    <w:rsid w:val="00CB095E"/>
    <w:rsid w:val="00CB2472"/>
    <w:rsid w:val="00CB2A31"/>
    <w:rsid w:val="00CB3066"/>
    <w:rsid w:val="00CB30CB"/>
    <w:rsid w:val="00CB3699"/>
    <w:rsid w:val="00CB370D"/>
    <w:rsid w:val="00CB377B"/>
    <w:rsid w:val="00CB6204"/>
    <w:rsid w:val="00CB6752"/>
    <w:rsid w:val="00CB67C2"/>
    <w:rsid w:val="00CB6E46"/>
    <w:rsid w:val="00CB716D"/>
    <w:rsid w:val="00CB7832"/>
    <w:rsid w:val="00CB7A75"/>
    <w:rsid w:val="00CC12CA"/>
    <w:rsid w:val="00CC26BF"/>
    <w:rsid w:val="00CC294F"/>
    <w:rsid w:val="00CC29FC"/>
    <w:rsid w:val="00CC2BB2"/>
    <w:rsid w:val="00CC31B9"/>
    <w:rsid w:val="00CC3671"/>
    <w:rsid w:val="00CC3713"/>
    <w:rsid w:val="00CC3763"/>
    <w:rsid w:val="00CC4DB0"/>
    <w:rsid w:val="00CC5E17"/>
    <w:rsid w:val="00CC5E90"/>
    <w:rsid w:val="00CC610D"/>
    <w:rsid w:val="00CC6318"/>
    <w:rsid w:val="00CC67F7"/>
    <w:rsid w:val="00CD0221"/>
    <w:rsid w:val="00CD17E3"/>
    <w:rsid w:val="00CD21EB"/>
    <w:rsid w:val="00CD2960"/>
    <w:rsid w:val="00CD3105"/>
    <w:rsid w:val="00CD340F"/>
    <w:rsid w:val="00CD43D4"/>
    <w:rsid w:val="00CD46CE"/>
    <w:rsid w:val="00CD49C9"/>
    <w:rsid w:val="00CD5C12"/>
    <w:rsid w:val="00CD5C69"/>
    <w:rsid w:val="00CD5D4F"/>
    <w:rsid w:val="00CD6286"/>
    <w:rsid w:val="00CD6462"/>
    <w:rsid w:val="00CD66E8"/>
    <w:rsid w:val="00CD6B59"/>
    <w:rsid w:val="00CD70EE"/>
    <w:rsid w:val="00CD7DE1"/>
    <w:rsid w:val="00CE08F7"/>
    <w:rsid w:val="00CE1573"/>
    <w:rsid w:val="00CE157A"/>
    <w:rsid w:val="00CE1E50"/>
    <w:rsid w:val="00CE4114"/>
    <w:rsid w:val="00CE516D"/>
    <w:rsid w:val="00CE5231"/>
    <w:rsid w:val="00CE52CA"/>
    <w:rsid w:val="00CE56F5"/>
    <w:rsid w:val="00CE58F6"/>
    <w:rsid w:val="00CE6507"/>
    <w:rsid w:val="00CE6645"/>
    <w:rsid w:val="00CE6A86"/>
    <w:rsid w:val="00CE7554"/>
    <w:rsid w:val="00CF021A"/>
    <w:rsid w:val="00CF0956"/>
    <w:rsid w:val="00CF1031"/>
    <w:rsid w:val="00CF11EA"/>
    <w:rsid w:val="00CF12CC"/>
    <w:rsid w:val="00CF15DC"/>
    <w:rsid w:val="00CF1A77"/>
    <w:rsid w:val="00CF1ABC"/>
    <w:rsid w:val="00CF1C13"/>
    <w:rsid w:val="00CF22B5"/>
    <w:rsid w:val="00CF3D02"/>
    <w:rsid w:val="00CF4D99"/>
    <w:rsid w:val="00CF4E51"/>
    <w:rsid w:val="00CF517A"/>
    <w:rsid w:val="00CF5246"/>
    <w:rsid w:val="00CF5AC6"/>
    <w:rsid w:val="00CF6426"/>
    <w:rsid w:val="00CF6CC2"/>
    <w:rsid w:val="00D0089E"/>
    <w:rsid w:val="00D00CD3"/>
    <w:rsid w:val="00D01252"/>
    <w:rsid w:val="00D016BD"/>
    <w:rsid w:val="00D01AD1"/>
    <w:rsid w:val="00D01E83"/>
    <w:rsid w:val="00D0295B"/>
    <w:rsid w:val="00D029FF"/>
    <w:rsid w:val="00D02CD8"/>
    <w:rsid w:val="00D02D6B"/>
    <w:rsid w:val="00D03265"/>
    <w:rsid w:val="00D041F2"/>
    <w:rsid w:val="00D049AB"/>
    <w:rsid w:val="00D05249"/>
    <w:rsid w:val="00D05836"/>
    <w:rsid w:val="00D06A17"/>
    <w:rsid w:val="00D07C2D"/>
    <w:rsid w:val="00D1062B"/>
    <w:rsid w:val="00D110FA"/>
    <w:rsid w:val="00D11BF4"/>
    <w:rsid w:val="00D136EE"/>
    <w:rsid w:val="00D142DB"/>
    <w:rsid w:val="00D14576"/>
    <w:rsid w:val="00D14C2C"/>
    <w:rsid w:val="00D1515B"/>
    <w:rsid w:val="00D152B6"/>
    <w:rsid w:val="00D15E93"/>
    <w:rsid w:val="00D16FF7"/>
    <w:rsid w:val="00D17001"/>
    <w:rsid w:val="00D208C6"/>
    <w:rsid w:val="00D20B48"/>
    <w:rsid w:val="00D20B4F"/>
    <w:rsid w:val="00D20CCB"/>
    <w:rsid w:val="00D20E7A"/>
    <w:rsid w:val="00D22E16"/>
    <w:rsid w:val="00D2301A"/>
    <w:rsid w:val="00D234A8"/>
    <w:rsid w:val="00D235E9"/>
    <w:rsid w:val="00D23C08"/>
    <w:rsid w:val="00D24007"/>
    <w:rsid w:val="00D256E2"/>
    <w:rsid w:val="00D2672A"/>
    <w:rsid w:val="00D26C75"/>
    <w:rsid w:val="00D272EB"/>
    <w:rsid w:val="00D27894"/>
    <w:rsid w:val="00D30423"/>
    <w:rsid w:val="00D304D4"/>
    <w:rsid w:val="00D311E5"/>
    <w:rsid w:val="00D31446"/>
    <w:rsid w:val="00D321C2"/>
    <w:rsid w:val="00D32A1D"/>
    <w:rsid w:val="00D349F3"/>
    <w:rsid w:val="00D35C46"/>
    <w:rsid w:val="00D36B34"/>
    <w:rsid w:val="00D36F65"/>
    <w:rsid w:val="00D37CAB"/>
    <w:rsid w:val="00D37CBC"/>
    <w:rsid w:val="00D42362"/>
    <w:rsid w:val="00D43C93"/>
    <w:rsid w:val="00D446E0"/>
    <w:rsid w:val="00D4505B"/>
    <w:rsid w:val="00D450E9"/>
    <w:rsid w:val="00D4625A"/>
    <w:rsid w:val="00D46BC9"/>
    <w:rsid w:val="00D503D5"/>
    <w:rsid w:val="00D50654"/>
    <w:rsid w:val="00D50768"/>
    <w:rsid w:val="00D50A1D"/>
    <w:rsid w:val="00D50C5A"/>
    <w:rsid w:val="00D50E03"/>
    <w:rsid w:val="00D51812"/>
    <w:rsid w:val="00D525CE"/>
    <w:rsid w:val="00D5365D"/>
    <w:rsid w:val="00D53EBB"/>
    <w:rsid w:val="00D55A07"/>
    <w:rsid w:val="00D55C27"/>
    <w:rsid w:val="00D56071"/>
    <w:rsid w:val="00D56C94"/>
    <w:rsid w:val="00D56E67"/>
    <w:rsid w:val="00D57785"/>
    <w:rsid w:val="00D57F5A"/>
    <w:rsid w:val="00D60387"/>
    <w:rsid w:val="00D61907"/>
    <w:rsid w:val="00D61AFE"/>
    <w:rsid w:val="00D62ED0"/>
    <w:rsid w:val="00D64117"/>
    <w:rsid w:val="00D64C1B"/>
    <w:rsid w:val="00D6579F"/>
    <w:rsid w:val="00D66025"/>
    <w:rsid w:val="00D660DD"/>
    <w:rsid w:val="00D66268"/>
    <w:rsid w:val="00D66740"/>
    <w:rsid w:val="00D67180"/>
    <w:rsid w:val="00D67501"/>
    <w:rsid w:val="00D70909"/>
    <w:rsid w:val="00D70A49"/>
    <w:rsid w:val="00D72CAA"/>
    <w:rsid w:val="00D733BE"/>
    <w:rsid w:val="00D73597"/>
    <w:rsid w:val="00D73B28"/>
    <w:rsid w:val="00D73DF3"/>
    <w:rsid w:val="00D73F67"/>
    <w:rsid w:val="00D749BE"/>
    <w:rsid w:val="00D750A4"/>
    <w:rsid w:val="00D75483"/>
    <w:rsid w:val="00D756CD"/>
    <w:rsid w:val="00D75D73"/>
    <w:rsid w:val="00D769E7"/>
    <w:rsid w:val="00D76CBD"/>
    <w:rsid w:val="00D770E9"/>
    <w:rsid w:val="00D7753E"/>
    <w:rsid w:val="00D777C4"/>
    <w:rsid w:val="00D77F4B"/>
    <w:rsid w:val="00D80386"/>
    <w:rsid w:val="00D80891"/>
    <w:rsid w:val="00D80CF4"/>
    <w:rsid w:val="00D819F7"/>
    <w:rsid w:val="00D823E5"/>
    <w:rsid w:val="00D82621"/>
    <w:rsid w:val="00D82E3A"/>
    <w:rsid w:val="00D8350F"/>
    <w:rsid w:val="00D83D09"/>
    <w:rsid w:val="00D83FCB"/>
    <w:rsid w:val="00D844AE"/>
    <w:rsid w:val="00D849A7"/>
    <w:rsid w:val="00D854BE"/>
    <w:rsid w:val="00D874B3"/>
    <w:rsid w:val="00D87681"/>
    <w:rsid w:val="00D902CE"/>
    <w:rsid w:val="00D9036F"/>
    <w:rsid w:val="00D90CE8"/>
    <w:rsid w:val="00D9257B"/>
    <w:rsid w:val="00D925AA"/>
    <w:rsid w:val="00D9347D"/>
    <w:rsid w:val="00D93710"/>
    <w:rsid w:val="00D93C6A"/>
    <w:rsid w:val="00D94793"/>
    <w:rsid w:val="00D97486"/>
    <w:rsid w:val="00DA01FF"/>
    <w:rsid w:val="00DA29C2"/>
    <w:rsid w:val="00DA3A08"/>
    <w:rsid w:val="00DA4171"/>
    <w:rsid w:val="00DA51D5"/>
    <w:rsid w:val="00DA59A4"/>
    <w:rsid w:val="00DA5BA6"/>
    <w:rsid w:val="00DA6A62"/>
    <w:rsid w:val="00DA7E6F"/>
    <w:rsid w:val="00DB0126"/>
    <w:rsid w:val="00DB1129"/>
    <w:rsid w:val="00DB11E1"/>
    <w:rsid w:val="00DB1C33"/>
    <w:rsid w:val="00DB2DDF"/>
    <w:rsid w:val="00DB3243"/>
    <w:rsid w:val="00DB3FAD"/>
    <w:rsid w:val="00DB4963"/>
    <w:rsid w:val="00DB579F"/>
    <w:rsid w:val="00DB57B8"/>
    <w:rsid w:val="00DB5932"/>
    <w:rsid w:val="00DB6475"/>
    <w:rsid w:val="00DB6495"/>
    <w:rsid w:val="00DB6700"/>
    <w:rsid w:val="00DB6BF8"/>
    <w:rsid w:val="00DB71E0"/>
    <w:rsid w:val="00DB72DD"/>
    <w:rsid w:val="00DB74AE"/>
    <w:rsid w:val="00DB790E"/>
    <w:rsid w:val="00DB7FF0"/>
    <w:rsid w:val="00DC014B"/>
    <w:rsid w:val="00DC0383"/>
    <w:rsid w:val="00DC043F"/>
    <w:rsid w:val="00DC253A"/>
    <w:rsid w:val="00DC2A57"/>
    <w:rsid w:val="00DC422C"/>
    <w:rsid w:val="00DC447C"/>
    <w:rsid w:val="00DC488C"/>
    <w:rsid w:val="00DC491A"/>
    <w:rsid w:val="00DC54EF"/>
    <w:rsid w:val="00DC5F2A"/>
    <w:rsid w:val="00DC671C"/>
    <w:rsid w:val="00DC7121"/>
    <w:rsid w:val="00DC78A9"/>
    <w:rsid w:val="00DC7E04"/>
    <w:rsid w:val="00DD0460"/>
    <w:rsid w:val="00DD2D83"/>
    <w:rsid w:val="00DD2F81"/>
    <w:rsid w:val="00DD2F84"/>
    <w:rsid w:val="00DD2FA1"/>
    <w:rsid w:val="00DD3400"/>
    <w:rsid w:val="00DD3699"/>
    <w:rsid w:val="00DD3803"/>
    <w:rsid w:val="00DD3C79"/>
    <w:rsid w:val="00DD41C7"/>
    <w:rsid w:val="00DD5213"/>
    <w:rsid w:val="00DD622B"/>
    <w:rsid w:val="00DD792F"/>
    <w:rsid w:val="00DD7B35"/>
    <w:rsid w:val="00DE09E6"/>
    <w:rsid w:val="00DE13CB"/>
    <w:rsid w:val="00DE1E05"/>
    <w:rsid w:val="00DE25CA"/>
    <w:rsid w:val="00DE27A2"/>
    <w:rsid w:val="00DE3FE6"/>
    <w:rsid w:val="00DE4106"/>
    <w:rsid w:val="00DE5420"/>
    <w:rsid w:val="00DE5672"/>
    <w:rsid w:val="00DE5BE7"/>
    <w:rsid w:val="00DE6C73"/>
    <w:rsid w:val="00DE7036"/>
    <w:rsid w:val="00DE79D6"/>
    <w:rsid w:val="00DE7C68"/>
    <w:rsid w:val="00DF03FA"/>
    <w:rsid w:val="00DF049C"/>
    <w:rsid w:val="00DF0C74"/>
    <w:rsid w:val="00DF2A59"/>
    <w:rsid w:val="00DF30CB"/>
    <w:rsid w:val="00DF5078"/>
    <w:rsid w:val="00DF5758"/>
    <w:rsid w:val="00DF5F2A"/>
    <w:rsid w:val="00DF6AFA"/>
    <w:rsid w:val="00E00A67"/>
    <w:rsid w:val="00E01C7A"/>
    <w:rsid w:val="00E04F91"/>
    <w:rsid w:val="00E05A61"/>
    <w:rsid w:val="00E05C9C"/>
    <w:rsid w:val="00E06131"/>
    <w:rsid w:val="00E06285"/>
    <w:rsid w:val="00E07651"/>
    <w:rsid w:val="00E07ECA"/>
    <w:rsid w:val="00E10DE8"/>
    <w:rsid w:val="00E11189"/>
    <w:rsid w:val="00E115B3"/>
    <w:rsid w:val="00E124A1"/>
    <w:rsid w:val="00E13127"/>
    <w:rsid w:val="00E13311"/>
    <w:rsid w:val="00E133D1"/>
    <w:rsid w:val="00E13480"/>
    <w:rsid w:val="00E14694"/>
    <w:rsid w:val="00E15355"/>
    <w:rsid w:val="00E15444"/>
    <w:rsid w:val="00E15B83"/>
    <w:rsid w:val="00E1608A"/>
    <w:rsid w:val="00E16509"/>
    <w:rsid w:val="00E1662D"/>
    <w:rsid w:val="00E17474"/>
    <w:rsid w:val="00E1760B"/>
    <w:rsid w:val="00E17DA2"/>
    <w:rsid w:val="00E209A4"/>
    <w:rsid w:val="00E20B41"/>
    <w:rsid w:val="00E2163E"/>
    <w:rsid w:val="00E239DE"/>
    <w:rsid w:val="00E2456D"/>
    <w:rsid w:val="00E249F8"/>
    <w:rsid w:val="00E257E9"/>
    <w:rsid w:val="00E259D3"/>
    <w:rsid w:val="00E261B0"/>
    <w:rsid w:val="00E2621F"/>
    <w:rsid w:val="00E26F47"/>
    <w:rsid w:val="00E27A80"/>
    <w:rsid w:val="00E27AE7"/>
    <w:rsid w:val="00E3083F"/>
    <w:rsid w:val="00E30B80"/>
    <w:rsid w:val="00E3116E"/>
    <w:rsid w:val="00E3188A"/>
    <w:rsid w:val="00E33032"/>
    <w:rsid w:val="00E33943"/>
    <w:rsid w:val="00E33E6C"/>
    <w:rsid w:val="00E350FB"/>
    <w:rsid w:val="00E35525"/>
    <w:rsid w:val="00E35B2C"/>
    <w:rsid w:val="00E35E85"/>
    <w:rsid w:val="00E36439"/>
    <w:rsid w:val="00E3687A"/>
    <w:rsid w:val="00E373DF"/>
    <w:rsid w:val="00E4006B"/>
    <w:rsid w:val="00E41799"/>
    <w:rsid w:val="00E41882"/>
    <w:rsid w:val="00E41FE2"/>
    <w:rsid w:val="00E42048"/>
    <w:rsid w:val="00E42737"/>
    <w:rsid w:val="00E43CC1"/>
    <w:rsid w:val="00E451E0"/>
    <w:rsid w:val="00E45992"/>
    <w:rsid w:val="00E45D31"/>
    <w:rsid w:val="00E45E5F"/>
    <w:rsid w:val="00E46230"/>
    <w:rsid w:val="00E464A9"/>
    <w:rsid w:val="00E46E11"/>
    <w:rsid w:val="00E503D6"/>
    <w:rsid w:val="00E50453"/>
    <w:rsid w:val="00E50AEC"/>
    <w:rsid w:val="00E50E73"/>
    <w:rsid w:val="00E5214D"/>
    <w:rsid w:val="00E52C8F"/>
    <w:rsid w:val="00E538B2"/>
    <w:rsid w:val="00E542A1"/>
    <w:rsid w:val="00E5475D"/>
    <w:rsid w:val="00E548D1"/>
    <w:rsid w:val="00E54B9B"/>
    <w:rsid w:val="00E55BAC"/>
    <w:rsid w:val="00E5653C"/>
    <w:rsid w:val="00E566DF"/>
    <w:rsid w:val="00E56FC1"/>
    <w:rsid w:val="00E570DA"/>
    <w:rsid w:val="00E57597"/>
    <w:rsid w:val="00E57A32"/>
    <w:rsid w:val="00E57B89"/>
    <w:rsid w:val="00E57C6A"/>
    <w:rsid w:val="00E60883"/>
    <w:rsid w:val="00E60F8F"/>
    <w:rsid w:val="00E61189"/>
    <w:rsid w:val="00E61676"/>
    <w:rsid w:val="00E61B28"/>
    <w:rsid w:val="00E621DE"/>
    <w:rsid w:val="00E62451"/>
    <w:rsid w:val="00E63587"/>
    <w:rsid w:val="00E6413C"/>
    <w:rsid w:val="00E642B0"/>
    <w:rsid w:val="00E659EF"/>
    <w:rsid w:val="00E65CA8"/>
    <w:rsid w:val="00E65DC1"/>
    <w:rsid w:val="00E65EC4"/>
    <w:rsid w:val="00E66C3A"/>
    <w:rsid w:val="00E66D63"/>
    <w:rsid w:val="00E67722"/>
    <w:rsid w:val="00E70329"/>
    <w:rsid w:val="00E7101B"/>
    <w:rsid w:val="00E71169"/>
    <w:rsid w:val="00E73507"/>
    <w:rsid w:val="00E73675"/>
    <w:rsid w:val="00E745F0"/>
    <w:rsid w:val="00E76FD9"/>
    <w:rsid w:val="00E776A4"/>
    <w:rsid w:val="00E8025F"/>
    <w:rsid w:val="00E812BA"/>
    <w:rsid w:val="00E81327"/>
    <w:rsid w:val="00E8157F"/>
    <w:rsid w:val="00E81821"/>
    <w:rsid w:val="00E82DCD"/>
    <w:rsid w:val="00E8319E"/>
    <w:rsid w:val="00E832F1"/>
    <w:rsid w:val="00E84945"/>
    <w:rsid w:val="00E86357"/>
    <w:rsid w:val="00E87855"/>
    <w:rsid w:val="00E87F9B"/>
    <w:rsid w:val="00E87FE6"/>
    <w:rsid w:val="00E9002F"/>
    <w:rsid w:val="00E90D44"/>
    <w:rsid w:val="00E912E1"/>
    <w:rsid w:val="00E919F7"/>
    <w:rsid w:val="00E91DD3"/>
    <w:rsid w:val="00E94AA2"/>
    <w:rsid w:val="00E95057"/>
    <w:rsid w:val="00E95EC4"/>
    <w:rsid w:val="00EA1DE0"/>
    <w:rsid w:val="00EA20D8"/>
    <w:rsid w:val="00EA21A2"/>
    <w:rsid w:val="00EA283C"/>
    <w:rsid w:val="00EA2EDB"/>
    <w:rsid w:val="00EA447D"/>
    <w:rsid w:val="00EA45CD"/>
    <w:rsid w:val="00EA4A95"/>
    <w:rsid w:val="00EA4AC2"/>
    <w:rsid w:val="00EA4B6B"/>
    <w:rsid w:val="00EA4FFA"/>
    <w:rsid w:val="00EA57BE"/>
    <w:rsid w:val="00EA5A0A"/>
    <w:rsid w:val="00EA6076"/>
    <w:rsid w:val="00EA6F35"/>
    <w:rsid w:val="00EA74AF"/>
    <w:rsid w:val="00EB1B5C"/>
    <w:rsid w:val="00EB2929"/>
    <w:rsid w:val="00EB382D"/>
    <w:rsid w:val="00EB4BD1"/>
    <w:rsid w:val="00EB63B8"/>
    <w:rsid w:val="00EB65AD"/>
    <w:rsid w:val="00EB66B4"/>
    <w:rsid w:val="00EB742D"/>
    <w:rsid w:val="00EB776F"/>
    <w:rsid w:val="00EB789D"/>
    <w:rsid w:val="00EB79F7"/>
    <w:rsid w:val="00EC17C9"/>
    <w:rsid w:val="00EC18AE"/>
    <w:rsid w:val="00EC1A6A"/>
    <w:rsid w:val="00EC2F77"/>
    <w:rsid w:val="00EC305C"/>
    <w:rsid w:val="00EC31B6"/>
    <w:rsid w:val="00EC39F5"/>
    <w:rsid w:val="00EC5258"/>
    <w:rsid w:val="00EC5263"/>
    <w:rsid w:val="00EC61DC"/>
    <w:rsid w:val="00EC7FAF"/>
    <w:rsid w:val="00ED0ED4"/>
    <w:rsid w:val="00ED1161"/>
    <w:rsid w:val="00ED18F9"/>
    <w:rsid w:val="00ED1C12"/>
    <w:rsid w:val="00ED1CD5"/>
    <w:rsid w:val="00ED465B"/>
    <w:rsid w:val="00ED573A"/>
    <w:rsid w:val="00ED59E3"/>
    <w:rsid w:val="00ED62A0"/>
    <w:rsid w:val="00ED7A0A"/>
    <w:rsid w:val="00EE01AF"/>
    <w:rsid w:val="00EE0F11"/>
    <w:rsid w:val="00EE1816"/>
    <w:rsid w:val="00EE2F26"/>
    <w:rsid w:val="00EE2FD8"/>
    <w:rsid w:val="00EE432A"/>
    <w:rsid w:val="00EE448F"/>
    <w:rsid w:val="00EE4C74"/>
    <w:rsid w:val="00EE5133"/>
    <w:rsid w:val="00EE599D"/>
    <w:rsid w:val="00EE6023"/>
    <w:rsid w:val="00EE6161"/>
    <w:rsid w:val="00EE7C79"/>
    <w:rsid w:val="00EF10D0"/>
    <w:rsid w:val="00EF15B7"/>
    <w:rsid w:val="00EF15E7"/>
    <w:rsid w:val="00EF164A"/>
    <w:rsid w:val="00EF17D0"/>
    <w:rsid w:val="00EF19C8"/>
    <w:rsid w:val="00EF1E8C"/>
    <w:rsid w:val="00EF1F4A"/>
    <w:rsid w:val="00EF2921"/>
    <w:rsid w:val="00EF40C9"/>
    <w:rsid w:val="00EF4239"/>
    <w:rsid w:val="00EF4F27"/>
    <w:rsid w:val="00EF5067"/>
    <w:rsid w:val="00EF61FB"/>
    <w:rsid w:val="00EF67BC"/>
    <w:rsid w:val="00EF720F"/>
    <w:rsid w:val="00EF76F0"/>
    <w:rsid w:val="00EF7D2C"/>
    <w:rsid w:val="00F00304"/>
    <w:rsid w:val="00F010FF"/>
    <w:rsid w:val="00F013DE"/>
    <w:rsid w:val="00F01D7D"/>
    <w:rsid w:val="00F02428"/>
    <w:rsid w:val="00F0297C"/>
    <w:rsid w:val="00F030D3"/>
    <w:rsid w:val="00F03A29"/>
    <w:rsid w:val="00F04976"/>
    <w:rsid w:val="00F04C78"/>
    <w:rsid w:val="00F0511F"/>
    <w:rsid w:val="00F06865"/>
    <w:rsid w:val="00F070C1"/>
    <w:rsid w:val="00F07C63"/>
    <w:rsid w:val="00F11740"/>
    <w:rsid w:val="00F13ED1"/>
    <w:rsid w:val="00F1498F"/>
    <w:rsid w:val="00F15051"/>
    <w:rsid w:val="00F15525"/>
    <w:rsid w:val="00F15561"/>
    <w:rsid w:val="00F15D6D"/>
    <w:rsid w:val="00F167C9"/>
    <w:rsid w:val="00F16D5C"/>
    <w:rsid w:val="00F16FE8"/>
    <w:rsid w:val="00F17931"/>
    <w:rsid w:val="00F20698"/>
    <w:rsid w:val="00F20A61"/>
    <w:rsid w:val="00F2111A"/>
    <w:rsid w:val="00F224BD"/>
    <w:rsid w:val="00F22736"/>
    <w:rsid w:val="00F23A4D"/>
    <w:rsid w:val="00F241BA"/>
    <w:rsid w:val="00F2458C"/>
    <w:rsid w:val="00F2490E"/>
    <w:rsid w:val="00F255A4"/>
    <w:rsid w:val="00F27DB1"/>
    <w:rsid w:val="00F27E74"/>
    <w:rsid w:val="00F30071"/>
    <w:rsid w:val="00F303F0"/>
    <w:rsid w:val="00F30EBB"/>
    <w:rsid w:val="00F31756"/>
    <w:rsid w:val="00F31E3C"/>
    <w:rsid w:val="00F32F27"/>
    <w:rsid w:val="00F33633"/>
    <w:rsid w:val="00F33A84"/>
    <w:rsid w:val="00F3418C"/>
    <w:rsid w:val="00F34ACD"/>
    <w:rsid w:val="00F34C5E"/>
    <w:rsid w:val="00F35C0C"/>
    <w:rsid w:val="00F364CD"/>
    <w:rsid w:val="00F3708F"/>
    <w:rsid w:val="00F37AEF"/>
    <w:rsid w:val="00F37E9A"/>
    <w:rsid w:val="00F40042"/>
    <w:rsid w:val="00F40984"/>
    <w:rsid w:val="00F40DC6"/>
    <w:rsid w:val="00F41447"/>
    <w:rsid w:val="00F416DA"/>
    <w:rsid w:val="00F41B44"/>
    <w:rsid w:val="00F41BE2"/>
    <w:rsid w:val="00F4331B"/>
    <w:rsid w:val="00F44658"/>
    <w:rsid w:val="00F46850"/>
    <w:rsid w:val="00F46A3D"/>
    <w:rsid w:val="00F46D2D"/>
    <w:rsid w:val="00F47213"/>
    <w:rsid w:val="00F47246"/>
    <w:rsid w:val="00F4740B"/>
    <w:rsid w:val="00F4767F"/>
    <w:rsid w:val="00F47917"/>
    <w:rsid w:val="00F50091"/>
    <w:rsid w:val="00F50394"/>
    <w:rsid w:val="00F50543"/>
    <w:rsid w:val="00F5164B"/>
    <w:rsid w:val="00F51AAB"/>
    <w:rsid w:val="00F52699"/>
    <w:rsid w:val="00F52746"/>
    <w:rsid w:val="00F54D3F"/>
    <w:rsid w:val="00F54DBA"/>
    <w:rsid w:val="00F55312"/>
    <w:rsid w:val="00F553FF"/>
    <w:rsid w:val="00F56606"/>
    <w:rsid w:val="00F576C5"/>
    <w:rsid w:val="00F579DD"/>
    <w:rsid w:val="00F57A51"/>
    <w:rsid w:val="00F61CF8"/>
    <w:rsid w:val="00F62168"/>
    <w:rsid w:val="00F6224F"/>
    <w:rsid w:val="00F6289A"/>
    <w:rsid w:val="00F63B3D"/>
    <w:rsid w:val="00F652BE"/>
    <w:rsid w:val="00F66A8B"/>
    <w:rsid w:val="00F66B9E"/>
    <w:rsid w:val="00F66CD9"/>
    <w:rsid w:val="00F67584"/>
    <w:rsid w:val="00F67E2B"/>
    <w:rsid w:val="00F7080C"/>
    <w:rsid w:val="00F717C2"/>
    <w:rsid w:val="00F71901"/>
    <w:rsid w:val="00F7334E"/>
    <w:rsid w:val="00F73A09"/>
    <w:rsid w:val="00F73A0A"/>
    <w:rsid w:val="00F73C37"/>
    <w:rsid w:val="00F752DB"/>
    <w:rsid w:val="00F758E9"/>
    <w:rsid w:val="00F75BC7"/>
    <w:rsid w:val="00F76C4B"/>
    <w:rsid w:val="00F76F28"/>
    <w:rsid w:val="00F77292"/>
    <w:rsid w:val="00F77646"/>
    <w:rsid w:val="00F776F3"/>
    <w:rsid w:val="00F777AC"/>
    <w:rsid w:val="00F778AC"/>
    <w:rsid w:val="00F801CA"/>
    <w:rsid w:val="00F802C6"/>
    <w:rsid w:val="00F8183C"/>
    <w:rsid w:val="00F82919"/>
    <w:rsid w:val="00F82A24"/>
    <w:rsid w:val="00F84A18"/>
    <w:rsid w:val="00F85506"/>
    <w:rsid w:val="00F85A0D"/>
    <w:rsid w:val="00F85AD4"/>
    <w:rsid w:val="00F86328"/>
    <w:rsid w:val="00F8691D"/>
    <w:rsid w:val="00F86A19"/>
    <w:rsid w:val="00F86F05"/>
    <w:rsid w:val="00F87C70"/>
    <w:rsid w:val="00F901BD"/>
    <w:rsid w:val="00F911EC"/>
    <w:rsid w:val="00F91A02"/>
    <w:rsid w:val="00F9222D"/>
    <w:rsid w:val="00F9226E"/>
    <w:rsid w:val="00F924B2"/>
    <w:rsid w:val="00F93604"/>
    <w:rsid w:val="00F9485E"/>
    <w:rsid w:val="00F94996"/>
    <w:rsid w:val="00F95BE7"/>
    <w:rsid w:val="00F96597"/>
    <w:rsid w:val="00F96AB4"/>
    <w:rsid w:val="00F96B80"/>
    <w:rsid w:val="00F96CE3"/>
    <w:rsid w:val="00F97974"/>
    <w:rsid w:val="00FA02EE"/>
    <w:rsid w:val="00FA24ED"/>
    <w:rsid w:val="00FA2FF7"/>
    <w:rsid w:val="00FA36EE"/>
    <w:rsid w:val="00FA3D74"/>
    <w:rsid w:val="00FA5723"/>
    <w:rsid w:val="00FA5C06"/>
    <w:rsid w:val="00FA6ED7"/>
    <w:rsid w:val="00FA703A"/>
    <w:rsid w:val="00FB0514"/>
    <w:rsid w:val="00FB1366"/>
    <w:rsid w:val="00FB1648"/>
    <w:rsid w:val="00FB203B"/>
    <w:rsid w:val="00FB2A44"/>
    <w:rsid w:val="00FB2A7C"/>
    <w:rsid w:val="00FB374C"/>
    <w:rsid w:val="00FB3ACF"/>
    <w:rsid w:val="00FB4013"/>
    <w:rsid w:val="00FB5093"/>
    <w:rsid w:val="00FB544F"/>
    <w:rsid w:val="00FB557A"/>
    <w:rsid w:val="00FB5634"/>
    <w:rsid w:val="00FB5C2A"/>
    <w:rsid w:val="00FB608A"/>
    <w:rsid w:val="00FB6AEB"/>
    <w:rsid w:val="00FB6B77"/>
    <w:rsid w:val="00FB6FB9"/>
    <w:rsid w:val="00FB7444"/>
    <w:rsid w:val="00FB7D65"/>
    <w:rsid w:val="00FC0285"/>
    <w:rsid w:val="00FC0C43"/>
    <w:rsid w:val="00FC0D45"/>
    <w:rsid w:val="00FC2542"/>
    <w:rsid w:val="00FC268C"/>
    <w:rsid w:val="00FC2ECD"/>
    <w:rsid w:val="00FC51CA"/>
    <w:rsid w:val="00FC55D2"/>
    <w:rsid w:val="00FC6882"/>
    <w:rsid w:val="00FC6A87"/>
    <w:rsid w:val="00FC7291"/>
    <w:rsid w:val="00FC76E3"/>
    <w:rsid w:val="00FD05ED"/>
    <w:rsid w:val="00FD0746"/>
    <w:rsid w:val="00FD2AE9"/>
    <w:rsid w:val="00FD312D"/>
    <w:rsid w:val="00FD3421"/>
    <w:rsid w:val="00FD4A4B"/>
    <w:rsid w:val="00FD59E8"/>
    <w:rsid w:val="00FD5AC7"/>
    <w:rsid w:val="00FD7424"/>
    <w:rsid w:val="00FD7D55"/>
    <w:rsid w:val="00FE0055"/>
    <w:rsid w:val="00FE08F7"/>
    <w:rsid w:val="00FE095D"/>
    <w:rsid w:val="00FE1029"/>
    <w:rsid w:val="00FE11A8"/>
    <w:rsid w:val="00FE1838"/>
    <w:rsid w:val="00FE1DA9"/>
    <w:rsid w:val="00FE24F1"/>
    <w:rsid w:val="00FE29FF"/>
    <w:rsid w:val="00FE3DCE"/>
    <w:rsid w:val="00FE45D4"/>
    <w:rsid w:val="00FE4621"/>
    <w:rsid w:val="00FE47D7"/>
    <w:rsid w:val="00FE4C06"/>
    <w:rsid w:val="00FE4DE4"/>
    <w:rsid w:val="00FE53FF"/>
    <w:rsid w:val="00FE58D0"/>
    <w:rsid w:val="00FE599B"/>
    <w:rsid w:val="00FE64F1"/>
    <w:rsid w:val="00FE6693"/>
    <w:rsid w:val="00FE6ED7"/>
    <w:rsid w:val="00FE7877"/>
    <w:rsid w:val="00FF00C1"/>
    <w:rsid w:val="00FF0721"/>
    <w:rsid w:val="00FF12F8"/>
    <w:rsid w:val="00FF194C"/>
    <w:rsid w:val="00FF2838"/>
    <w:rsid w:val="00FF2AD0"/>
    <w:rsid w:val="00FF3215"/>
    <w:rsid w:val="00FF32F1"/>
    <w:rsid w:val="00FF487B"/>
    <w:rsid w:val="00FF4ECD"/>
    <w:rsid w:val="00FF5632"/>
    <w:rsid w:val="00FF66B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F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749"/>
    <w:rPr>
      <w:kern w:val="16"/>
      <w:sz w:val="22"/>
      <w:lang w:val="en-US" w:eastAsia="en-US"/>
    </w:rPr>
  </w:style>
  <w:style w:type="paragraph" w:styleId="Heading1">
    <w:name w:val="heading 1"/>
    <w:basedOn w:val="Normal"/>
    <w:next w:val="BodyText"/>
    <w:link w:val="Heading1Char"/>
    <w:autoRedefine/>
    <w:uiPriority w:val="9"/>
    <w:qFormat/>
    <w:rsid w:val="00986E96"/>
    <w:pPr>
      <w:keepNext/>
      <w:pageBreakBefore/>
      <w:numPr>
        <w:numId w:val="5"/>
      </w:numPr>
      <w:tabs>
        <w:tab w:val="left" w:pos="284"/>
        <w:tab w:val="left" w:pos="567"/>
        <w:tab w:val="left" w:pos="851"/>
        <w:tab w:val="left" w:pos="1134"/>
        <w:tab w:val="left" w:pos="1418"/>
        <w:tab w:val="left" w:pos="1701"/>
        <w:tab w:val="left" w:pos="1985"/>
        <w:tab w:val="left" w:pos="2268"/>
      </w:tabs>
      <w:spacing w:before="360" w:after="480"/>
      <w:outlineLvl w:val="0"/>
    </w:pPr>
    <w:rPr>
      <w:b/>
      <w:kern w:val="28"/>
      <w:sz w:val="36"/>
    </w:rPr>
  </w:style>
  <w:style w:type="paragraph" w:styleId="Heading2">
    <w:name w:val="heading 2"/>
    <w:aliases w:val="Heading 2 Char1,Heading 2 Char Char,Heading 2 Char1 Char Char Char Char,Heading 2 Char Char Char Char Char Char,Heading 2 Char1 Char Char Char Char Char Char,Heading 2 Char Char Char Char Char Char Char Char,Heading 2 Char1 Char Char"/>
    <w:basedOn w:val="Normal"/>
    <w:next w:val="BodyText"/>
    <w:link w:val="Heading2Char2"/>
    <w:qFormat/>
    <w:rsid w:val="005D08DC"/>
    <w:pPr>
      <w:keepNext/>
      <w:numPr>
        <w:ilvl w:val="1"/>
        <w:numId w:val="5"/>
      </w:numPr>
      <w:tabs>
        <w:tab w:val="left" w:pos="284"/>
        <w:tab w:val="left" w:pos="567"/>
        <w:tab w:val="left" w:pos="851"/>
        <w:tab w:val="left" w:pos="1134"/>
        <w:tab w:val="left" w:pos="1418"/>
        <w:tab w:val="left" w:pos="1701"/>
        <w:tab w:val="left" w:pos="1985"/>
        <w:tab w:val="left" w:pos="2268"/>
      </w:tabs>
      <w:spacing w:before="240" w:after="240"/>
      <w:ind w:left="0"/>
      <w:outlineLvl w:val="1"/>
    </w:pPr>
    <w:rPr>
      <w:b/>
      <w:sz w:val="32"/>
    </w:rPr>
  </w:style>
  <w:style w:type="paragraph" w:styleId="Heading3">
    <w:name w:val="heading 3"/>
    <w:basedOn w:val="Normal"/>
    <w:next w:val="BodyText"/>
    <w:link w:val="Heading3Char"/>
    <w:qFormat/>
    <w:rsid w:val="005D08DC"/>
    <w:pPr>
      <w:keepNext/>
      <w:numPr>
        <w:ilvl w:val="2"/>
        <w:numId w:val="5"/>
      </w:numPr>
      <w:tabs>
        <w:tab w:val="left" w:pos="284"/>
        <w:tab w:val="left" w:pos="567"/>
        <w:tab w:val="left" w:pos="851"/>
        <w:tab w:val="left" w:pos="1134"/>
        <w:tab w:val="left" w:pos="1701"/>
      </w:tabs>
      <w:spacing w:before="240" w:after="240"/>
      <w:outlineLvl w:val="2"/>
    </w:pPr>
    <w:rPr>
      <w:b/>
      <w:sz w:val="26"/>
    </w:rPr>
  </w:style>
  <w:style w:type="paragraph" w:styleId="Heading4">
    <w:name w:val="heading 4"/>
    <w:basedOn w:val="Normal"/>
    <w:next w:val="BodyText"/>
    <w:link w:val="Heading4Char"/>
    <w:qFormat/>
    <w:rsid w:val="00503F59"/>
    <w:pPr>
      <w:keepNext/>
      <w:numPr>
        <w:ilvl w:val="3"/>
        <w:numId w:val="5"/>
      </w:numPr>
      <w:tabs>
        <w:tab w:val="left" w:pos="284"/>
        <w:tab w:val="left" w:pos="567"/>
        <w:tab w:val="left" w:pos="851"/>
        <w:tab w:val="left" w:pos="1134"/>
        <w:tab w:val="left" w:pos="1418"/>
        <w:tab w:val="left" w:pos="1701"/>
        <w:tab w:val="left" w:pos="1985"/>
        <w:tab w:val="left" w:pos="2268"/>
      </w:tabs>
      <w:spacing w:before="240" w:after="240"/>
      <w:outlineLvl w:val="3"/>
    </w:pPr>
    <w:rPr>
      <w:sz w:val="24"/>
    </w:rPr>
  </w:style>
  <w:style w:type="paragraph" w:styleId="Heading5">
    <w:name w:val="heading 5"/>
    <w:basedOn w:val="Heading4"/>
    <w:next w:val="BodyText"/>
    <w:qFormat/>
    <w:rsid w:val="005D08DC"/>
    <w:pPr>
      <w:numPr>
        <w:ilvl w:val="4"/>
        <w:numId w:val="4"/>
      </w:numPr>
      <w:outlineLvl w:val="4"/>
    </w:pPr>
  </w:style>
  <w:style w:type="paragraph" w:styleId="Heading6">
    <w:name w:val="heading 6"/>
    <w:basedOn w:val="Normal"/>
    <w:next w:val="Normal"/>
    <w:qFormat/>
    <w:rsid w:val="005D08DC"/>
    <w:pPr>
      <w:numPr>
        <w:ilvl w:val="5"/>
        <w:numId w:val="5"/>
      </w:numPr>
      <w:spacing w:before="240" w:after="60"/>
      <w:outlineLvl w:val="5"/>
    </w:pPr>
    <w:rPr>
      <w:i/>
    </w:rPr>
  </w:style>
  <w:style w:type="paragraph" w:styleId="Heading7">
    <w:name w:val="heading 7"/>
    <w:basedOn w:val="Normal"/>
    <w:next w:val="Normal"/>
    <w:qFormat/>
    <w:rsid w:val="005D08DC"/>
    <w:pPr>
      <w:numPr>
        <w:ilvl w:val="6"/>
        <w:numId w:val="5"/>
      </w:numPr>
      <w:spacing w:before="240" w:after="60"/>
      <w:outlineLvl w:val="6"/>
    </w:pPr>
    <w:rPr>
      <w:rFonts w:ascii="Arial" w:hAnsi="Arial"/>
      <w:sz w:val="23"/>
    </w:rPr>
  </w:style>
  <w:style w:type="paragraph" w:styleId="Heading8">
    <w:name w:val="heading 8"/>
    <w:basedOn w:val="Normal"/>
    <w:next w:val="Normal"/>
    <w:qFormat/>
    <w:rsid w:val="005D08DC"/>
    <w:pPr>
      <w:numPr>
        <w:ilvl w:val="7"/>
        <w:numId w:val="5"/>
      </w:numPr>
      <w:spacing w:before="240" w:after="60"/>
      <w:outlineLvl w:val="7"/>
    </w:pPr>
    <w:rPr>
      <w:rFonts w:ascii="Arial" w:hAnsi="Arial"/>
      <w:i/>
      <w:sz w:val="23"/>
    </w:rPr>
  </w:style>
  <w:style w:type="paragraph" w:styleId="Heading9">
    <w:name w:val="heading 9"/>
    <w:basedOn w:val="Normal"/>
    <w:next w:val="Normal"/>
    <w:qFormat/>
    <w:rsid w:val="005D08DC"/>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D08DC"/>
    <w:pPr>
      <w:spacing w:after="120"/>
    </w:pPr>
  </w:style>
  <w:style w:type="paragraph" w:styleId="Title">
    <w:name w:val="Title"/>
    <w:basedOn w:val="Normal"/>
    <w:link w:val="TitleChar"/>
    <w:uiPriority w:val="10"/>
    <w:qFormat/>
    <w:rsid w:val="005D08DC"/>
    <w:pPr>
      <w:keepNext/>
      <w:spacing w:before="240" w:after="60"/>
      <w:jc w:val="center"/>
    </w:pPr>
    <w:rPr>
      <w:b/>
      <w:sz w:val="48"/>
    </w:rPr>
  </w:style>
  <w:style w:type="paragraph" w:styleId="Caption">
    <w:name w:val="caption"/>
    <w:basedOn w:val="Normal"/>
    <w:next w:val="BodyText"/>
    <w:qFormat/>
    <w:rsid w:val="005D08DC"/>
    <w:pPr>
      <w:framePr w:hSpace="181" w:wrap="notBeside" w:vAnchor="text" w:hAnchor="text" w:xAlign="center" w:y="1"/>
      <w:spacing w:before="120" w:after="240"/>
    </w:pPr>
  </w:style>
  <w:style w:type="paragraph" w:customStyle="1" w:styleId="Appendix1">
    <w:name w:val="Appendix 1"/>
    <w:basedOn w:val="Heading1"/>
    <w:rsid w:val="005D08DC"/>
    <w:pPr>
      <w:numPr>
        <w:numId w:val="3"/>
      </w:numPr>
    </w:pPr>
  </w:style>
  <w:style w:type="paragraph" w:customStyle="1" w:styleId="Appendix2">
    <w:name w:val="Appendix 2"/>
    <w:basedOn w:val="Appendix1"/>
    <w:rsid w:val="005D08DC"/>
    <w:pPr>
      <w:numPr>
        <w:ilvl w:val="1"/>
      </w:numPr>
      <w:outlineLvl w:val="1"/>
    </w:pPr>
    <w:rPr>
      <w:sz w:val="32"/>
    </w:rPr>
  </w:style>
  <w:style w:type="paragraph" w:customStyle="1" w:styleId="Appendix3">
    <w:name w:val="Appendix 3"/>
    <w:basedOn w:val="Appendix2"/>
    <w:next w:val="BodyText"/>
    <w:rsid w:val="005D08DC"/>
    <w:pPr>
      <w:numPr>
        <w:ilvl w:val="2"/>
        <w:numId w:val="0"/>
      </w:numPr>
      <w:tabs>
        <w:tab w:val="clear" w:pos="1418"/>
        <w:tab w:val="num" w:pos="1080"/>
      </w:tabs>
      <w:outlineLvl w:val="2"/>
    </w:pPr>
    <w:rPr>
      <w:sz w:val="24"/>
    </w:rPr>
  </w:style>
  <w:style w:type="paragraph" w:customStyle="1" w:styleId="Code">
    <w:name w:val="Code"/>
    <w:rsid w:val="005D08DC"/>
    <w:rPr>
      <w:rFonts w:ascii="Courier New" w:hAnsi="Courier New"/>
      <w:noProof/>
      <w:sz w:val="16"/>
      <w:lang w:val="en-US" w:eastAsia="en-US"/>
    </w:rPr>
  </w:style>
  <w:style w:type="paragraph" w:customStyle="1" w:styleId="Figure">
    <w:name w:val="Figure"/>
    <w:basedOn w:val="Normal"/>
    <w:next w:val="Caption"/>
    <w:rsid w:val="005D08DC"/>
    <w:pPr>
      <w:framePr w:hSpace="181" w:wrap="notBeside" w:vAnchor="text" w:hAnchor="text" w:xAlign="center" w:y="1"/>
      <w:spacing w:before="240"/>
    </w:pPr>
    <w:rPr>
      <w:sz w:val="23"/>
    </w:rPr>
  </w:style>
  <w:style w:type="paragraph" w:customStyle="1" w:styleId="Heading1noTOC">
    <w:name w:val="Heading 1 (no TOC)"/>
    <w:basedOn w:val="Heading1"/>
    <w:rsid w:val="005D08DC"/>
    <w:pPr>
      <w:numPr>
        <w:numId w:val="0"/>
      </w:numPr>
      <w:outlineLvl w:val="9"/>
    </w:pPr>
  </w:style>
  <w:style w:type="paragraph" w:styleId="DocumentMap">
    <w:name w:val="Document Map"/>
    <w:basedOn w:val="Normal"/>
    <w:semiHidden/>
    <w:rsid w:val="005D08DC"/>
    <w:pPr>
      <w:shd w:val="clear" w:color="auto" w:fill="000080"/>
    </w:pPr>
    <w:rPr>
      <w:rFonts w:ascii="Tahoma" w:hAnsi="Tahoma"/>
    </w:rPr>
  </w:style>
  <w:style w:type="paragraph" w:styleId="Subtitle">
    <w:name w:val="Subtitle"/>
    <w:basedOn w:val="Normal"/>
    <w:qFormat/>
    <w:rsid w:val="005D08DC"/>
    <w:pPr>
      <w:spacing w:after="60"/>
      <w:jc w:val="center"/>
    </w:pPr>
    <w:rPr>
      <w:sz w:val="28"/>
    </w:rPr>
  </w:style>
  <w:style w:type="paragraph" w:customStyle="1" w:styleId="TableText">
    <w:name w:val="Table Text"/>
    <w:basedOn w:val="BodyText"/>
    <w:rsid w:val="005D08DC"/>
    <w:pPr>
      <w:keepNext/>
      <w:framePr w:hSpace="181" w:wrap="notBeside" w:vAnchor="text" w:hAnchor="text" w:xAlign="center" w:y="1"/>
      <w:spacing w:after="0"/>
    </w:pPr>
    <w:rPr>
      <w:sz w:val="20"/>
    </w:rPr>
  </w:style>
  <w:style w:type="paragraph" w:styleId="Header">
    <w:name w:val="header"/>
    <w:basedOn w:val="Normal"/>
    <w:link w:val="HeaderChar"/>
    <w:rsid w:val="005D08DC"/>
    <w:pPr>
      <w:tabs>
        <w:tab w:val="center" w:pos="4153"/>
        <w:tab w:val="right" w:pos="8306"/>
      </w:tabs>
    </w:pPr>
  </w:style>
  <w:style w:type="paragraph" w:styleId="Footer">
    <w:name w:val="footer"/>
    <w:basedOn w:val="Normal"/>
    <w:link w:val="FooterChar"/>
    <w:uiPriority w:val="99"/>
    <w:rsid w:val="005D08DC"/>
    <w:pPr>
      <w:tabs>
        <w:tab w:val="center" w:pos="4153"/>
        <w:tab w:val="right" w:pos="8306"/>
      </w:tabs>
    </w:pPr>
  </w:style>
  <w:style w:type="paragraph" w:styleId="ListNumber">
    <w:name w:val="List Number"/>
    <w:basedOn w:val="Normal"/>
    <w:rsid w:val="005D08DC"/>
    <w:pPr>
      <w:numPr>
        <w:numId w:val="1"/>
      </w:numPr>
    </w:pPr>
  </w:style>
  <w:style w:type="paragraph" w:styleId="ListNumber2">
    <w:name w:val="List Number 2"/>
    <w:basedOn w:val="Normal"/>
    <w:rsid w:val="005D08DC"/>
    <w:pPr>
      <w:numPr>
        <w:numId w:val="2"/>
      </w:numPr>
    </w:pPr>
  </w:style>
  <w:style w:type="paragraph" w:customStyle="1" w:styleId="Tableheading">
    <w:name w:val="Table heading"/>
    <w:basedOn w:val="BodyText"/>
    <w:rsid w:val="005D08DC"/>
    <w:pPr>
      <w:keepNext/>
      <w:framePr w:hSpace="181" w:wrap="notBeside" w:vAnchor="text" w:hAnchor="text" w:xAlign="center" w:y="1"/>
      <w:spacing w:after="0"/>
      <w:jc w:val="center"/>
    </w:pPr>
    <w:rPr>
      <w:b/>
      <w:sz w:val="20"/>
    </w:rPr>
  </w:style>
  <w:style w:type="paragraph" w:customStyle="1" w:styleId="TableHeadingnoframe">
    <w:name w:val="Table Heading (no frame)"/>
    <w:basedOn w:val="Tableheading"/>
    <w:next w:val="Normal"/>
    <w:rsid w:val="005D08DC"/>
    <w:pPr>
      <w:framePr w:hSpace="0" w:wrap="auto" w:vAnchor="margin" w:xAlign="left" w:yAlign="inline"/>
    </w:pPr>
  </w:style>
  <w:style w:type="paragraph" w:styleId="ListBullet">
    <w:name w:val="List Bullet"/>
    <w:basedOn w:val="Normal"/>
    <w:autoRedefine/>
    <w:rsid w:val="005D08DC"/>
    <w:pPr>
      <w:numPr>
        <w:numId w:val="6"/>
      </w:numPr>
      <w:spacing w:after="120"/>
    </w:pPr>
    <w:rPr>
      <w:sz w:val="23"/>
    </w:rPr>
  </w:style>
  <w:style w:type="character" w:customStyle="1" w:styleId="Command">
    <w:name w:val="Command"/>
    <w:basedOn w:val="DefaultParagraphFont"/>
    <w:rsid w:val="005D08DC"/>
    <w:rPr>
      <w:rFonts w:ascii="Courier New" w:hAnsi="Courier New"/>
      <w:noProof/>
      <w:kern w:val="16"/>
      <w:sz w:val="22"/>
    </w:rPr>
  </w:style>
  <w:style w:type="paragraph" w:styleId="TOC1">
    <w:name w:val="toc 1"/>
    <w:basedOn w:val="Normal"/>
    <w:next w:val="Normal"/>
    <w:autoRedefine/>
    <w:uiPriority w:val="39"/>
    <w:rsid w:val="005D08DC"/>
  </w:style>
  <w:style w:type="paragraph" w:styleId="TOC2">
    <w:name w:val="toc 2"/>
    <w:basedOn w:val="Normal"/>
    <w:next w:val="Normal"/>
    <w:autoRedefine/>
    <w:uiPriority w:val="39"/>
    <w:rsid w:val="005D08DC"/>
    <w:pPr>
      <w:ind w:left="220"/>
    </w:pPr>
  </w:style>
  <w:style w:type="paragraph" w:styleId="TOC3">
    <w:name w:val="toc 3"/>
    <w:basedOn w:val="Normal"/>
    <w:next w:val="Normal"/>
    <w:autoRedefine/>
    <w:uiPriority w:val="39"/>
    <w:rsid w:val="005D08DC"/>
    <w:pPr>
      <w:ind w:left="440"/>
    </w:pPr>
  </w:style>
  <w:style w:type="paragraph" w:styleId="TOC4">
    <w:name w:val="toc 4"/>
    <w:basedOn w:val="Normal"/>
    <w:next w:val="Normal"/>
    <w:autoRedefine/>
    <w:semiHidden/>
    <w:rsid w:val="005D08DC"/>
    <w:pPr>
      <w:ind w:left="660"/>
    </w:pPr>
  </w:style>
  <w:style w:type="paragraph" w:styleId="TOC5">
    <w:name w:val="toc 5"/>
    <w:basedOn w:val="Normal"/>
    <w:next w:val="Normal"/>
    <w:autoRedefine/>
    <w:semiHidden/>
    <w:rsid w:val="005D08DC"/>
    <w:pPr>
      <w:ind w:left="880"/>
    </w:pPr>
  </w:style>
  <w:style w:type="paragraph" w:styleId="TOC6">
    <w:name w:val="toc 6"/>
    <w:basedOn w:val="Normal"/>
    <w:next w:val="Normal"/>
    <w:autoRedefine/>
    <w:semiHidden/>
    <w:rsid w:val="005D08DC"/>
    <w:pPr>
      <w:ind w:left="1100"/>
    </w:pPr>
  </w:style>
  <w:style w:type="paragraph" w:styleId="TOC7">
    <w:name w:val="toc 7"/>
    <w:basedOn w:val="Normal"/>
    <w:next w:val="Normal"/>
    <w:autoRedefine/>
    <w:semiHidden/>
    <w:rsid w:val="005D08DC"/>
    <w:pPr>
      <w:ind w:left="1320"/>
    </w:pPr>
  </w:style>
  <w:style w:type="paragraph" w:styleId="TOC8">
    <w:name w:val="toc 8"/>
    <w:basedOn w:val="Normal"/>
    <w:next w:val="Normal"/>
    <w:autoRedefine/>
    <w:semiHidden/>
    <w:rsid w:val="005D08DC"/>
    <w:pPr>
      <w:ind w:left="1540"/>
    </w:pPr>
  </w:style>
  <w:style w:type="paragraph" w:styleId="TOC9">
    <w:name w:val="toc 9"/>
    <w:basedOn w:val="Normal"/>
    <w:next w:val="Normal"/>
    <w:autoRedefine/>
    <w:semiHidden/>
    <w:rsid w:val="005D08DC"/>
    <w:pPr>
      <w:ind w:left="1760"/>
    </w:pPr>
  </w:style>
  <w:style w:type="paragraph" w:customStyle="1" w:styleId="Referencelist">
    <w:name w:val="Reference list"/>
    <w:basedOn w:val="BodyText"/>
    <w:rsid w:val="005D08DC"/>
    <w:pPr>
      <w:numPr>
        <w:numId w:val="7"/>
      </w:numPr>
      <w:tabs>
        <w:tab w:val="left" w:pos="567"/>
      </w:tabs>
    </w:pPr>
    <w:rPr>
      <w:sz w:val="20"/>
    </w:rPr>
  </w:style>
  <w:style w:type="character" w:styleId="Hyperlink">
    <w:name w:val="Hyperlink"/>
    <w:basedOn w:val="DefaultParagraphFont"/>
    <w:uiPriority w:val="99"/>
    <w:rsid w:val="005D08DC"/>
    <w:rPr>
      <w:color w:val="0000FF"/>
      <w:u w:val="single"/>
    </w:rPr>
  </w:style>
  <w:style w:type="paragraph" w:styleId="ListBullet2">
    <w:name w:val="List Bullet 2"/>
    <w:basedOn w:val="Normal"/>
    <w:autoRedefine/>
    <w:rsid w:val="005D08DC"/>
    <w:pPr>
      <w:numPr>
        <w:numId w:val="8"/>
      </w:numPr>
    </w:pPr>
  </w:style>
  <w:style w:type="character" w:styleId="Emphasis">
    <w:name w:val="Emphasis"/>
    <w:basedOn w:val="DefaultParagraphFont"/>
    <w:qFormat/>
    <w:rsid w:val="005D08DC"/>
    <w:rPr>
      <w:i/>
    </w:rPr>
  </w:style>
  <w:style w:type="character" w:styleId="FollowedHyperlink">
    <w:name w:val="FollowedHyperlink"/>
    <w:basedOn w:val="DefaultParagraphFont"/>
    <w:uiPriority w:val="99"/>
    <w:rsid w:val="005D08DC"/>
    <w:rPr>
      <w:color w:val="800080"/>
      <w:u w:val="single"/>
    </w:rPr>
  </w:style>
  <w:style w:type="paragraph" w:styleId="BalloonText">
    <w:name w:val="Balloon Text"/>
    <w:basedOn w:val="Normal"/>
    <w:link w:val="BalloonTextChar"/>
    <w:uiPriority w:val="99"/>
    <w:semiHidden/>
    <w:rsid w:val="005D08DC"/>
    <w:rPr>
      <w:rFonts w:ascii="Tahoma" w:hAnsi="Tahoma" w:cs="Tahoma"/>
      <w:sz w:val="16"/>
      <w:szCs w:val="16"/>
    </w:rPr>
  </w:style>
  <w:style w:type="table" w:styleId="TableGrid">
    <w:name w:val="Table Grid"/>
    <w:basedOn w:val="TableNormal"/>
    <w:uiPriority w:val="59"/>
    <w:rsid w:val="005F59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ngelog">
    <w:name w:val="Change log"/>
    <w:basedOn w:val="Code"/>
    <w:rsid w:val="005D08DC"/>
    <w:pPr>
      <w:spacing w:line="160" w:lineRule="exact"/>
    </w:pPr>
    <w:rPr>
      <w:rFonts w:ascii="Trebuchet MS" w:hAnsi="Trebuchet MS"/>
      <w:sz w:val="14"/>
      <w:szCs w:val="14"/>
    </w:rPr>
  </w:style>
  <w:style w:type="paragraph" w:styleId="TableofFigures">
    <w:name w:val="table of figures"/>
    <w:basedOn w:val="Normal"/>
    <w:next w:val="Normal"/>
    <w:semiHidden/>
    <w:rsid w:val="005D08DC"/>
    <w:pPr>
      <w:ind w:left="440" w:hanging="440"/>
    </w:pPr>
  </w:style>
  <w:style w:type="paragraph" w:styleId="FootnoteText">
    <w:name w:val="footnote text"/>
    <w:basedOn w:val="Normal"/>
    <w:link w:val="FootnoteTextChar"/>
    <w:uiPriority w:val="99"/>
    <w:semiHidden/>
    <w:rsid w:val="005D08DC"/>
    <w:rPr>
      <w:sz w:val="20"/>
    </w:rPr>
  </w:style>
  <w:style w:type="character" w:styleId="FootnoteReference">
    <w:name w:val="footnote reference"/>
    <w:basedOn w:val="DefaultParagraphFont"/>
    <w:semiHidden/>
    <w:rsid w:val="005D08DC"/>
    <w:rPr>
      <w:vertAlign w:val="superscript"/>
    </w:rPr>
  </w:style>
  <w:style w:type="paragraph" w:customStyle="1" w:styleId="RTLname">
    <w:name w:val="RTL name"/>
    <w:basedOn w:val="Heading2"/>
    <w:rsid w:val="005D08DC"/>
  </w:style>
  <w:style w:type="character" w:customStyle="1" w:styleId="Heading2Char">
    <w:name w:val="Heading 2 Char"/>
    <w:aliases w:val="Heading 2 Char1 Char,Heading 2 Char Char Char,Heading 2 Char1 Char Char Char Char Char,Heading 2 Char Char Char Char Char Char Char,Heading 2 Char1 Char Char Char Char Char Char Char,Heading 2 Char Char Char Char Char Char Char Char Char"/>
    <w:basedOn w:val="DefaultParagraphFont"/>
    <w:rsid w:val="005D08DC"/>
    <w:rPr>
      <w:b/>
      <w:kern w:val="16"/>
      <w:sz w:val="32"/>
      <w:lang w:val="en-US" w:eastAsia="en-US" w:bidi="ar-SA"/>
    </w:rPr>
  </w:style>
  <w:style w:type="character" w:customStyle="1" w:styleId="RTLnameChar">
    <w:name w:val="RTL name Char"/>
    <w:basedOn w:val="Heading2Char"/>
    <w:rsid w:val="005D08DC"/>
    <w:rPr>
      <w:b/>
      <w:kern w:val="16"/>
      <w:sz w:val="32"/>
      <w:lang w:val="en-US" w:eastAsia="en-US" w:bidi="ar-SA"/>
    </w:rPr>
  </w:style>
  <w:style w:type="character" w:customStyle="1" w:styleId="RTL">
    <w:name w:val="RTL"/>
    <w:basedOn w:val="DefaultParagraphFont"/>
    <w:rsid w:val="005D08DC"/>
    <w:rPr>
      <w:rFonts w:ascii="Lucida Console" w:hAnsi="Lucida Console"/>
      <w:sz w:val="20"/>
    </w:rPr>
  </w:style>
  <w:style w:type="paragraph" w:customStyle="1" w:styleId="apendix3">
    <w:name w:val="apendix 3"/>
    <w:basedOn w:val="Heading5"/>
    <w:rsid w:val="005D08DC"/>
    <w:pPr>
      <w:numPr>
        <w:ilvl w:val="0"/>
        <w:numId w:val="0"/>
      </w:numPr>
    </w:pPr>
  </w:style>
  <w:style w:type="paragraph" w:customStyle="1" w:styleId="Style1">
    <w:name w:val="Style1"/>
    <w:basedOn w:val="Heading3"/>
    <w:rsid w:val="00AF3492"/>
    <w:pPr>
      <w:numPr>
        <w:ilvl w:val="0"/>
        <w:numId w:val="0"/>
      </w:numPr>
    </w:pPr>
  </w:style>
  <w:style w:type="paragraph" w:customStyle="1" w:styleId="Style2">
    <w:name w:val="Style2"/>
    <w:basedOn w:val="Heading3"/>
    <w:next w:val="Heading3"/>
    <w:rsid w:val="00AF3492"/>
    <w:pPr>
      <w:numPr>
        <w:ilvl w:val="0"/>
        <w:numId w:val="0"/>
      </w:numPr>
    </w:pPr>
  </w:style>
  <w:style w:type="character" w:customStyle="1" w:styleId="BodyTextChar">
    <w:name w:val="Body Text Char"/>
    <w:basedOn w:val="DefaultParagraphFont"/>
    <w:link w:val="BodyText"/>
    <w:rsid w:val="004E279B"/>
    <w:rPr>
      <w:kern w:val="16"/>
      <w:sz w:val="22"/>
      <w:lang w:val="en-US" w:eastAsia="en-US"/>
    </w:rPr>
  </w:style>
  <w:style w:type="paragraph" w:customStyle="1" w:styleId="FaxBasisangaben">
    <w:name w:val="Fax Basisangaben"/>
    <w:basedOn w:val="Normal"/>
    <w:rsid w:val="00491A9C"/>
    <w:pPr>
      <w:tabs>
        <w:tab w:val="right" w:pos="1701"/>
        <w:tab w:val="left" w:pos="1985"/>
      </w:tabs>
      <w:spacing w:line="220" w:lineRule="atLeast"/>
    </w:pPr>
    <w:rPr>
      <w:rFonts w:ascii="Univers" w:hAnsi="Univers"/>
      <w:i/>
      <w:color w:val="000000"/>
      <w:kern w:val="0"/>
      <w:sz w:val="20"/>
    </w:rPr>
  </w:style>
  <w:style w:type="paragraph" w:customStyle="1" w:styleId="10B">
    <w:name w:val="10 B"/>
    <w:rsid w:val="00491A9C"/>
    <w:pPr>
      <w:spacing w:before="60"/>
      <w:ind w:left="28" w:right="28"/>
    </w:pPr>
    <w:rPr>
      <w:rFonts w:ascii="Melior" w:hAnsi="Melior"/>
      <w:b/>
      <w:noProof/>
    </w:rPr>
  </w:style>
  <w:style w:type="paragraph" w:customStyle="1" w:styleId="10">
    <w:name w:val="10"/>
    <w:rsid w:val="00491A9C"/>
    <w:pPr>
      <w:spacing w:before="60"/>
      <w:ind w:left="28" w:right="28"/>
    </w:pPr>
    <w:rPr>
      <w:rFonts w:ascii="Melior" w:hAnsi="Melior"/>
      <w:noProof/>
    </w:rPr>
  </w:style>
  <w:style w:type="paragraph" w:customStyle="1" w:styleId="14B">
    <w:name w:val="14 B"/>
    <w:rsid w:val="00491A9C"/>
    <w:pPr>
      <w:jc w:val="center"/>
    </w:pPr>
    <w:rPr>
      <w:rFonts w:ascii="Melior" w:hAnsi="Melior"/>
      <w:b/>
      <w:noProof/>
      <w:sz w:val="28"/>
    </w:rPr>
  </w:style>
  <w:style w:type="character" w:customStyle="1" w:styleId="MemMapAttribute">
    <w:name w:val="MemMapAttribute"/>
    <w:basedOn w:val="DefaultParagraphFont"/>
    <w:rsid w:val="002E7FFB"/>
    <w:rPr>
      <w:rFonts w:ascii="Courier New" w:hAnsi="Courier New"/>
      <w:noProof/>
      <w:color w:val="0000FF"/>
      <w:kern w:val="16"/>
      <w:sz w:val="22"/>
    </w:rPr>
  </w:style>
  <w:style w:type="character" w:styleId="Strong">
    <w:name w:val="Strong"/>
    <w:basedOn w:val="DefaultParagraphFont"/>
    <w:qFormat/>
    <w:rsid w:val="002E7FFB"/>
    <w:rPr>
      <w:b/>
      <w:bCs/>
    </w:rPr>
  </w:style>
  <w:style w:type="table" w:customStyle="1" w:styleId="AttributeTableTableText">
    <w:name w:val="AttributeTable Table Text"/>
    <w:basedOn w:val="TableContemporary"/>
    <w:rsid w:val="002E7FFB"/>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ntemporary">
    <w:name w:val="Table Contemporary"/>
    <w:basedOn w:val="TableNormal"/>
    <w:rsid w:val="002E7F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Heading">
    <w:name w:val="TOC Heading"/>
    <w:basedOn w:val="Heading1"/>
    <w:next w:val="Normal"/>
    <w:uiPriority w:val="39"/>
    <w:unhideWhenUsed/>
    <w:qFormat/>
    <w:rsid w:val="00A262D9"/>
    <w:pPr>
      <w:keepLines/>
      <w:numPr>
        <w:numId w:val="0"/>
      </w:numPr>
      <w:tabs>
        <w:tab w:val="clear" w:pos="284"/>
        <w:tab w:val="clear" w:pos="567"/>
        <w:tab w:val="clear" w:pos="851"/>
        <w:tab w:val="clear" w:pos="1134"/>
        <w:tab w:val="clear" w:pos="1418"/>
        <w:tab w:val="clear" w:pos="1701"/>
        <w:tab w:val="clear" w:pos="1985"/>
        <w:tab w:val="clear" w:pos="2268"/>
      </w:tabs>
      <w:spacing w:before="480" w:after="0" w:line="276" w:lineRule="auto"/>
      <w:outlineLvl w:val="9"/>
    </w:pPr>
    <w:rPr>
      <w:rFonts w:ascii="Cambria" w:hAnsi="Cambria"/>
      <w:bCs/>
      <w:color w:val="365F91"/>
      <w:kern w:val="0"/>
      <w:sz w:val="28"/>
      <w:szCs w:val="28"/>
    </w:rPr>
  </w:style>
  <w:style w:type="character" w:customStyle="1" w:styleId="Heading2Char2">
    <w:name w:val="Heading 2 Char2"/>
    <w:aliases w:val="Heading 2 Char1 Char1,Heading 2 Char Char Char1,Heading 2 Char1 Char Char Char Char Char1,Heading 2 Char Char Char Char Char Char Char1,Heading 2 Char1 Char Char Char Char Char Char Char1,Heading 2 Char1 Char Char Char"/>
    <w:basedOn w:val="DefaultParagraphFont"/>
    <w:link w:val="Heading2"/>
    <w:rsid w:val="00D43C93"/>
    <w:rPr>
      <w:b/>
      <w:kern w:val="16"/>
      <w:sz w:val="32"/>
      <w:lang w:val="en-US" w:eastAsia="en-US"/>
    </w:rPr>
  </w:style>
  <w:style w:type="character" w:customStyle="1" w:styleId="See">
    <w:name w:val="See"/>
    <w:basedOn w:val="Emphasis"/>
    <w:rsid w:val="00C2324E"/>
    <w:rPr>
      <w:i/>
      <w:color w:val="0000FF"/>
    </w:rPr>
  </w:style>
  <w:style w:type="character" w:customStyle="1" w:styleId="ModuleName">
    <w:name w:val="ModuleName"/>
    <w:basedOn w:val="DefaultParagraphFont"/>
    <w:rsid w:val="00D26C75"/>
    <w:rPr>
      <w:rFonts w:ascii="Trebuchet MS" w:hAnsi="Trebuchet MS"/>
      <w:noProof/>
      <w:color w:val="000000"/>
      <w:sz w:val="20"/>
    </w:rPr>
  </w:style>
  <w:style w:type="character" w:customStyle="1" w:styleId="AuthorChar">
    <w:name w:val="Author Char"/>
    <w:basedOn w:val="DefaultParagraphFont"/>
    <w:rsid w:val="004219A3"/>
    <w:rPr>
      <w:noProof/>
      <w:color w:val="FF6600"/>
      <w:sz w:val="20"/>
    </w:rPr>
  </w:style>
  <w:style w:type="paragraph" w:customStyle="1" w:styleId="ICCBodytext">
    <w:name w:val="ICC Body text"/>
    <w:basedOn w:val="Normal"/>
    <w:link w:val="ICCBodytextChar"/>
    <w:rsid w:val="00267DFB"/>
    <w:pPr>
      <w:spacing w:after="120"/>
    </w:pPr>
    <w:rPr>
      <w:rFonts w:ascii="Arial" w:hAnsi="Arial"/>
      <w:sz w:val="20"/>
    </w:rPr>
  </w:style>
  <w:style w:type="character" w:customStyle="1" w:styleId="ICCBodytextChar">
    <w:name w:val="ICC Body text Char"/>
    <w:basedOn w:val="DefaultParagraphFont"/>
    <w:link w:val="ICCBodytext"/>
    <w:rsid w:val="00267DFB"/>
    <w:rPr>
      <w:rFonts w:ascii="Arial" w:hAnsi="Arial"/>
      <w:kern w:val="16"/>
      <w:lang w:val="en-US" w:eastAsia="en-US"/>
    </w:rPr>
  </w:style>
  <w:style w:type="paragraph" w:customStyle="1" w:styleId="ICCTitle">
    <w:name w:val="ICC Title"/>
    <w:basedOn w:val="Title"/>
    <w:rsid w:val="0028602F"/>
    <w:rPr>
      <w:rFonts w:ascii="Arial" w:hAnsi="Arial"/>
    </w:rPr>
  </w:style>
  <w:style w:type="paragraph" w:customStyle="1" w:styleId="ICCProjectName">
    <w:name w:val="ICC Project Name"/>
    <w:basedOn w:val="ICCTitle"/>
    <w:rsid w:val="0028602F"/>
  </w:style>
  <w:style w:type="character" w:customStyle="1" w:styleId="FooterChar">
    <w:name w:val="Footer Char"/>
    <w:basedOn w:val="DefaultParagraphFont"/>
    <w:link w:val="Footer"/>
    <w:uiPriority w:val="99"/>
    <w:rsid w:val="001F5E0D"/>
    <w:rPr>
      <w:kern w:val="16"/>
      <w:sz w:val="22"/>
      <w:lang w:val="en-US" w:eastAsia="en-US"/>
    </w:rPr>
  </w:style>
  <w:style w:type="character" w:customStyle="1" w:styleId="HeaderChar">
    <w:name w:val="Header Char"/>
    <w:basedOn w:val="DefaultParagraphFont"/>
    <w:link w:val="Header"/>
    <w:rsid w:val="002F133B"/>
    <w:rPr>
      <w:kern w:val="16"/>
      <w:sz w:val="22"/>
      <w:lang w:val="en-US" w:eastAsia="en-US"/>
    </w:rPr>
  </w:style>
  <w:style w:type="paragraph" w:customStyle="1" w:styleId="ICCFigure">
    <w:name w:val="ICC Figure"/>
    <w:basedOn w:val="Normal"/>
    <w:next w:val="Caption"/>
    <w:rsid w:val="00F0511F"/>
    <w:pPr>
      <w:framePr w:hSpace="181" w:wrap="notBeside" w:vAnchor="text" w:hAnchor="text" w:xAlign="center" w:y="1"/>
      <w:spacing w:before="240"/>
      <w:jc w:val="center"/>
    </w:pPr>
    <w:rPr>
      <w:rFonts w:ascii="Arial" w:hAnsi="Arial"/>
      <w:sz w:val="20"/>
    </w:rPr>
  </w:style>
  <w:style w:type="paragraph" w:customStyle="1" w:styleId="ICCListNumber">
    <w:name w:val="ICC List Number"/>
    <w:basedOn w:val="ListNumber"/>
    <w:rsid w:val="00F0511F"/>
    <w:pPr>
      <w:keepLines/>
      <w:numPr>
        <w:ilvl w:val="1"/>
        <w:numId w:val="10"/>
      </w:numPr>
      <w:tabs>
        <w:tab w:val="left" w:pos="907"/>
        <w:tab w:val="left" w:pos="1219"/>
        <w:tab w:val="left" w:pos="1531"/>
        <w:tab w:val="left" w:pos="1843"/>
        <w:tab w:val="left" w:pos="2154"/>
        <w:tab w:val="left" w:pos="2466"/>
        <w:tab w:val="left" w:pos="2778"/>
        <w:tab w:val="left" w:pos="3090"/>
      </w:tabs>
      <w:spacing w:after="120"/>
    </w:pPr>
    <w:rPr>
      <w:rFonts w:ascii="Arial" w:hAnsi="Arial"/>
      <w:sz w:val="20"/>
    </w:rPr>
  </w:style>
  <w:style w:type="paragraph" w:customStyle="1" w:styleId="ICCListNumber2">
    <w:name w:val="ICC List Number 2"/>
    <w:basedOn w:val="ListNumber2"/>
    <w:rsid w:val="00F0511F"/>
    <w:pPr>
      <w:keepLines/>
      <w:numPr>
        <w:ilvl w:val="2"/>
        <w:numId w:val="10"/>
      </w:numPr>
      <w:tabs>
        <w:tab w:val="left" w:pos="1219"/>
        <w:tab w:val="left" w:pos="1531"/>
        <w:tab w:val="left" w:pos="1843"/>
        <w:tab w:val="left" w:pos="2154"/>
        <w:tab w:val="left" w:pos="2466"/>
        <w:tab w:val="left" w:pos="2778"/>
        <w:tab w:val="left" w:pos="3090"/>
        <w:tab w:val="left" w:pos="3402"/>
      </w:tabs>
      <w:spacing w:after="120"/>
    </w:pPr>
    <w:rPr>
      <w:rFonts w:ascii="Arial" w:hAnsi="Arial"/>
      <w:sz w:val="20"/>
    </w:rPr>
  </w:style>
  <w:style w:type="paragraph" w:customStyle="1" w:styleId="ICCListNumber3">
    <w:name w:val="ICC List Number 3"/>
    <w:basedOn w:val="ListNumber3"/>
    <w:rsid w:val="00F0511F"/>
    <w:pPr>
      <w:keepLines/>
      <w:numPr>
        <w:ilvl w:val="3"/>
        <w:numId w:val="10"/>
      </w:numPr>
      <w:tabs>
        <w:tab w:val="left" w:pos="1531"/>
        <w:tab w:val="left" w:pos="1843"/>
        <w:tab w:val="left" w:pos="2154"/>
        <w:tab w:val="left" w:pos="2466"/>
        <w:tab w:val="left" w:pos="2778"/>
        <w:tab w:val="left" w:pos="3090"/>
        <w:tab w:val="left" w:pos="3402"/>
        <w:tab w:val="left" w:pos="3713"/>
      </w:tabs>
      <w:spacing w:after="120"/>
      <w:contextualSpacing w:val="0"/>
    </w:pPr>
    <w:rPr>
      <w:rFonts w:ascii="Arial" w:hAnsi="Arial"/>
      <w:sz w:val="20"/>
    </w:rPr>
  </w:style>
  <w:style w:type="paragraph" w:customStyle="1" w:styleId="ICCListNumber4">
    <w:name w:val="ICC List Number 4"/>
    <w:basedOn w:val="ListNumber4"/>
    <w:rsid w:val="00F0511F"/>
    <w:pPr>
      <w:keepLines/>
      <w:numPr>
        <w:ilvl w:val="4"/>
      </w:numPr>
      <w:tabs>
        <w:tab w:val="num" w:pos="0"/>
        <w:tab w:val="left" w:pos="1843"/>
        <w:tab w:val="left" w:pos="2154"/>
        <w:tab w:val="left" w:pos="2466"/>
        <w:tab w:val="left" w:pos="2778"/>
        <w:tab w:val="left" w:pos="3090"/>
        <w:tab w:val="left" w:pos="3402"/>
        <w:tab w:val="left" w:pos="3713"/>
        <w:tab w:val="left" w:pos="4025"/>
      </w:tabs>
      <w:spacing w:after="120"/>
      <w:ind w:left="-312" w:firstLine="312"/>
      <w:contextualSpacing w:val="0"/>
    </w:pPr>
    <w:rPr>
      <w:rFonts w:ascii="Arial" w:hAnsi="Arial"/>
      <w:sz w:val="20"/>
    </w:rPr>
  </w:style>
  <w:style w:type="paragraph" w:customStyle="1" w:styleId="ICCListNumber5">
    <w:name w:val="ICC List Number 5"/>
    <w:basedOn w:val="ListNumber5"/>
    <w:rsid w:val="00F0511F"/>
    <w:pPr>
      <w:keepLines/>
      <w:numPr>
        <w:ilvl w:val="5"/>
        <w:numId w:val="10"/>
      </w:numPr>
      <w:tabs>
        <w:tab w:val="left" w:pos="2154"/>
        <w:tab w:val="left" w:pos="2466"/>
        <w:tab w:val="left" w:pos="2778"/>
        <w:tab w:val="left" w:pos="3090"/>
        <w:tab w:val="left" w:pos="3402"/>
        <w:tab w:val="left" w:pos="3713"/>
        <w:tab w:val="left" w:pos="4025"/>
        <w:tab w:val="left" w:pos="4337"/>
      </w:tabs>
      <w:spacing w:after="120"/>
      <w:contextualSpacing w:val="0"/>
    </w:pPr>
    <w:rPr>
      <w:rFonts w:ascii="Arial" w:hAnsi="Arial"/>
      <w:sz w:val="20"/>
    </w:rPr>
  </w:style>
  <w:style w:type="paragraph" w:customStyle="1" w:styleId="ICCListNumber6">
    <w:name w:val="ICC List Number 6"/>
    <w:basedOn w:val="ICCListNumber5"/>
    <w:rsid w:val="00F0511F"/>
    <w:pPr>
      <w:numPr>
        <w:ilvl w:val="6"/>
      </w:numPr>
      <w:tabs>
        <w:tab w:val="left" w:pos="4649"/>
      </w:tabs>
    </w:pPr>
  </w:style>
  <w:style w:type="paragraph" w:customStyle="1" w:styleId="ICCListBullet">
    <w:name w:val="ICC List Bullet"/>
    <w:basedOn w:val="ListNumber"/>
    <w:rsid w:val="00F0511F"/>
    <w:pPr>
      <w:keepLines/>
      <w:numPr>
        <w:numId w:val="9"/>
      </w:numPr>
      <w:tabs>
        <w:tab w:val="left" w:pos="907"/>
        <w:tab w:val="left" w:pos="1219"/>
        <w:tab w:val="left" w:pos="1531"/>
        <w:tab w:val="left" w:pos="1843"/>
        <w:tab w:val="left" w:pos="2154"/>
        <w:tab w:val="left" w:pos="2466"/>
        <w:tab w:val="left" w:pos="2778"/>
        <w:tab w:val="left" w:pos="3090"/>
      </w:tabs>
      <w:spacing w:after="120"/>
    </w:pPr>
    <w:rPr>
      <w:rFonts w:ascii="Arial" w:hAnsi="Arial"/>
      <w:sz w:val="20"/>
    </w:rPr>
  </w:style>
  <w:style w:type="paragraph" w:customStyle="1" w:styleId="ICCListBullet2">
    <w:name w:val="ICC List Bullet 2"/>
    <w:basedOn w:val="ListNumber"/>
    <w:rsid w:val="00F0511F"/>
    <w:pPr>
      <w:keepLines/>
      <w:numPr>
        <w:ilvl w:val="1"/>
        <w:numId w:val="9"/>
      </w:numPr>
      <w:tabs>
        <w:tab w:val="left" w:pos="1219"/>
        <w:tab w:val="left" w:pos="1531"/>
        <w:tab w:val="left" w:pos="1843"/>
        <w:tab w:val="left" w:pos="2154"/>
        <w:tab w:val="left" w:pos="2466"/>
        <w:tab w:val="left" w:pos="2778"/>
        <w:tab w:val="left" w:pos="3090"/>
        <w:tab w:val="left" w:pos="3402"/>
      </w:tabs>
      <w:spacing w:after="120"/>
    </w:pPr>
    <w:rPr>
      <w:rFonts w:ascii="Arial" w:hAnsi="Arial"/>
      <w:sz w:val="20"/>
    </w:rPr>
  </w:style>
  <w:style w:type="paragraph" w:customStyle="1" w:styleId="ICCListBullet3">
    <w:name w:val="ICC List Bullet 3"/>
    <w:basedOn w:val="ListNumber"/>
    <w:rsid w:val="00F0511F"/>
    <w:pPr>
      <w:keepLines/>
      <w:numPr>
        <w:ilvl w:val="2"/>
        <w:numId w:val="9"/>
      </w:numPr>
      <w:tabs>
        <w:tab w:val="left" w:pos="1531"/>
        <w:tab w:val="left" w:pos="1843"/>
        <w:tab w:val="left" w:pos="2154"/>
        <w:tab w:val="left" w:pos="2466"/>
        <w:tab w:val="left" w:pos="2778"/>
        <w:tab w:val="left" w:pos="3090"/>
        <w:tab w:val="left" w:pos="3402"/>
        <w:tab w:val="left" w:pos="3713"/>
      </w:tabs>
      <w:spacing w:after="120"/>
    </w:pPr>
    <w:rPr>
      <w:rFonts w:ascii="Arial" w:hAnsi="Arial"/>
      <w:sz w:val="20"/>
    </w:rPr>
  </w:style>
  <w:style w:type="paragraph" w:customStyle="1" w:styleId="ICCListBullet4">
    <w:name w:val="ICC List Bullet 4"/>
    <w:basedOn w:val="ListNumber"/>
    <w:rsid w:val="00F0511F"/>
    <w:pPr>
      <w:keepLines/>
      <w:numPr>
        <w:ilvl w:val="3"/>
        <w:numId w:val="9"/>
      </w:numPr>
      <w:tabs>
        <w:tab w:val="left" w:pos="1843"/>
        <w:tab w:val="left" w:pos="2154"/>
        <w:tab w:val="left" w:pos="2466"/>
        <w:tab w:val="left" w:pos="2778"/>
        <w:tab w:val="left" w:pos="3090"/>
        <w:tab w:val="left" w:pos="3402"/>
        <w:tab w:val="left" w:pos="3713"/>
        <w:tab w:val="left" w:pos="4025"/>
      </w:tabs>
      <w:spacing w:after="120"/>
    </w:pPr>
    <w:rPr>
      <w:rFonts w:ascii="Arial" w:hAnsi="Arial"/>
      <w:sz w:val="20"/>
    </w:rPr>
  </w:style>
  <w:style w:type="paragraph" w:customStyle="1" w:styleId="ICCListBullet5">
    <w:name w:val="ICC List Bullet 5"/>
    <w:basedOn w:val="ListNumber"/>
    <w:rsid w:val="00F0511F"/>
    <w:pPr>
      <w:keepLines/>
      <w:numPr>
        <w:ilvl w:val="4"/>
        <w:numId w:val="9"/>
      </w:numPr>
      <w:tabs>
        <w:tab w:val="left" w:pos="2154"/>
        <w:tab w:val="left" w:pos="2466"/>
        <w:tab w:val="left" w:pos="2778"/>
        <w:tab w:val="left" w:pos="3090"/>
        <w:tab w:val="left" w:pos="3402"/>
        <w:tab w:val="left" w:pos="3713"/>
        <w:tab w:val="left" w:pos="4025"/>
        <w:tab w:val="left" w:pos="4337"/>
      </w:tabs>
      <w:spacing w:after="120"/>
    </w:pPr>
    <w:rPr>
      <w:rFonts w:ascii="Arial" w:hAnsi="Arial"/>
      <w:sz w:val="20"/>
    </w:rPr>
  </w:style>
  <w:style w:type="paragraph" w:customStyle="1" w:styleId="ICCListBullet6">
    <w:name w:val="ICC List Bullet 6"/>
    <w:basedOn w:val="ICCListBullet5"/>
    <w:rsid w:val="00F0511F"/>
    <w:pPr>
      <w:numPr>
        <w:ilvl w:val="5"/>
      </w:numPr>
      <w:tabs>
        <w:tab w:val="left" w:pos="4649"/>
      </w:tabs>
    </w:pPr>
  </w:style>
  <w:style w:type="paragraph" w:customStyle="1" w:styleId="ICCListBullet7">
    <w:name w:val="ICC List Bullet 7"/>
    <w:basedOn w:val="ICCListBullet5"/>
    <w:rsid w:val="00F0511F"/>
    <w:pPr>
      <w:numPr>
        <w:ilvl w:val="6"/>
      </w:numPr>
      <w:tabs>
        <w:tab w:val="clear" w:pos="2154"/>
        <w:tab w:val="left" w:pos="4649"/>
        <w:tab w:val="left" w:pos="4961"/>
      </w:tabs>
    </w:pPr>
  </w:style>
  <w:style w:type="paragraph" w:customStyle="1" w:styleId="ICCListBullet8">
    <w:name w:val="ICC List Bullet 8"/>
    <w:basedOn w:val="ICCListBullet5"/>
    <w:rsid w:val="00F0511F"/>
    <w:pPr>
      <w:numPr>
        <w:ilvl w:val="7"/>
      </w:numPr>
      <w:tabs>
        <w:tab w:val="clear" w:pos="2154"/>
        <w:tab w:val="clear" w:pos="2466"/>
        <w:tab w:val="left" w:pos="4649"/>
        <w:tab w:val="left" w:pos="4961"/>
        <w:tab w:val="left" w:pos="5272"/>
      </w:tabs>
    </w:pPr>
  </w:style>
  <w:style w:type="paragraph" w:customStyle="1" w:styleId="ICCListBullet9">
    <w:name w:val="ICC List Bullet 9"/>
    <w:basedOn w:val="ICCListBullet5"/>
    <w:rsid w:val="00F0511F"/>
    <w:pPr>
      <w:numPr>
        <w:ilvl w:val="8"/>
      </w:numPr>
      <w:tabs>
        <w:tab w:val="clear" w:pos="2154"/>
        <w:tab w:val="clear" w:pos="2466"/>
        <w:tab w:val="clear" w:pos="2778"/>
        <w:tab w:val="left" w:pos="4649"/>
        <w:tab w:val="left" w:pos="4961"/>
        <w:tab w:val="left" w:pos="5272"/>
        <w:tab w:val="left" w:pos="5584"/>
      </w:tabs>
    </w:pPr>
  </w:style>
  <w:style w:type="paragraph" w:styleId="ListNumber3">
    <w:name w:val="List Number 3"/>
    <w:basedOn w:val="Normal"/>
    <w:rsid w:val="00F0511F"/>
    <w:pPr>
      <w:tabs>
        <w:tab w:val="num" w:pos="595"/>
      </w:tabs>
      <w:ind w:left="595" w:hanging="312"/>
      <w:contextualSpacing/>
    </w:pPr>
  </w:style>
  <w:style w:type="paragraph" w:styleId="ListNumber4">
    <w:name w:val="List Number 4"/>
    <w:basedOn w:val="Normal"/>
    <w:rsid w:val="00F0511F"/>
    <w:pPr>
      <w:tabs>
        <w:tab w:val="num" w:pos="0"/>
      </w:tabs>
      <w:ind w:left="-312" w:firstLine="312"/>
      <w:contextualSpacing/>
    </w:pPr>
  </w:style>
  <w:style w:type="paragraph" w:styleId="ListNumber5">
    <w:name w:val="List Number 5"/>
    <w:basedOn w:val="Normal"/>
    <w:rsid w:val="00F0511F"/>
    <w:pPr>
      <w:tabs>
        <w:tab w:val="num" w:pos="0"/>
      </w:tabs>
      <w:ind w:left="-312" w:firstLine="312"/>
      <w:contextualSpacing/>
    </w:pPr>
  </w:style>
  <w:style w:type="character" w:customStyle="1" w:styleId="Heading1Char">
    <w:name w:val="Heading 1 Char"/>
    <w:basedOn w:val="DefaultParagraphFont"/>
    <w:link w:val="Heading1"/>
    <w:uiPriority w:val="9"/>
    <w:rsid w:val="00986E96"/>
    <w:rPr>
      <w:b/>
      <w:kern w:val="28"/>
      <w:sz w:val="36"/>
      <w:lang w:val="en-US" w:eastAsia="en-US"/>
    </w:rPr>
  </w:style>
  <w:style w:type="paragraph" w:customStyle="1" w:styleId="Indent1">
    <w:name w:val="Indent 1"/>
    <w:basedOn w:val="Normal"/>
    <w:link w:val="Indent1Char"/>
    <w:rsid w:val="0079636D"/>
    <w:pPr>
      <w:ind w:left="1004" w:right="284"/>
    </w:pPr>
    <w:rPr>
      <w:kern w:val="0"/>
      <w:sz w:val="24"/>
      <w:lang w:eastAsia="da-DK"/>
    </w:rPr>
  </w:style>
  <w:style w:type="character" w:customStyle="1" w:styleId="Indent1Char">
    <w:name w:val="Indent 1 Char"/>
    <w:basedOn w:val="DefaultParagraphFont"/>
    <w:link w:val="Indent1"/>
    <w:rsid w:val="0079636D"/>
    <w:rPr>
      <w:sz w:val="24"/>
      <w:lang w:val="en-US"/>
    </w:rPr>
  </w:style>
  <w:style w:type="paragraph" w:customStyle="1" w:styleId="DocTextCharChar">
    <w:name w:val="Doc Text Char Char"/>
    <w:link w:val="DocTextCharCharChar"/>
    <w:rsid w:val="006B4C25"/>
    <w:pPr>
      <w:widowControl w:val="0"/>
    </w:pPr>
    <w:rPr>
      <w:rFonts w:eastAsia="Batang"/>
      <w:kern w:val="28"/>
      <w:sz w:val="22"/>
      <w:szCs w:val="22"/>
      <w:lang w:val="en-US" w:eastAsia="en-US"/>
    </w:rPr>
  </w:style>
  <w:style w:type="table" w:styleId="TableGrid3">
    <w:name w:val="Table Grid 3"/>
    <w:basedOn w:val="TableNormal"/>
    <w:rsid w:val="006B4C25"/>
    <w:rPr>
      <w:rFonts w:eastAsia="Batang"/>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DocTextCharCharChar">
    <w:name w:val="Doc Text Char Char Char"/>
    <w:basedOn w:val="DefaultParagraphFont"/>
    <w:link w:val="DocTextCharChar"/>
    <w:rsid w:val="006B4C25"/>
    <w:rPr>
      <w:rFonts w:eastAsia="Batang"/>
      <w:kern w:val="28"/>
      <w:sz w:val="22"/>
      <w:szCs w:val="22"/>
      <w:lang w:val="en-US" w:eastAsia="en-US" w:bidi="ar-SA"/>
    </w:rPr>
  </w:style>
  <w:style w:type="paragraph" w:styleId="ListParagraph">
    <w:name w:val="List Paragraph"/>
    <w:basedOn w:val="Normal"/>
    <w:uiPriority w:val="34"/>
    <w:qFormat/>
    <w:rsid w:val="00BD4D8C"/>
    <w:pPr>
      <w:ind w:left="720"/>
      <w:contextualSpacing/>
    </w:pPr>
  </w:style>
  <w:style w:type="paragraph" w:styleId="NormalWeb">
    <w:name w:val="Normal (Web)"/>
    <w:basedOn w:val="Normal"/>
    <w:uiPriority w:val="99"/>
    <w:unhideWhenUsed/>
    <w:rsid w:val="00EF61FB"/>
    <w:pPr>
      <w:spacing w:before="100" w:beforeAutospacing="1" w:after="100" w:afterAutospacing="1"/>
    </w:pPr>
    <w:rPr>
      <w:rFonts w:eastAsiaTheme="minorHAnsi"/>
      <w:kern w:val="0"/>
      <w:sz w:val="24"/>
      <w:szCs w:val="24"/>
      <w:lang w:val="en-GB" w:eastAsia="en-GB"/>
    </w:rPr>
  </w:style>
  <w:style w:type="character" w:styleId="PlaceholderText">
    <w:name w:val="Placeholder Text"/>
    <w:basedOn w:val="DefaultParagraphFont"/>
    <w:uiPriority w:val="99"/>
    <w:semiHidden/>
    <w:rsid w:val="004266D4"/>
    <w:rPr>
      <w:color w:val="808080"/>
    </w:rPr>
  </w:style>
  <w:style w:type="paragraph" w:customStyle="1" w:styleId="Default">
    <w:name w:val="Default"/>
    <w:rsid w:val="001C3E6E"/>
    <w:pPr>
      <w:autoSpaceDE w:val="0"/>
      <w:autoSpaceDN w:val="0"/>
      <w:adjustRightInd w:val="0"/>
    </w:pPr>
    <w:rPr>
      <w:rFonts w:ascii="Arial" w:eastAsiaTheme="minorHAnsi" w:hAnsi="Arial" w:cs="Arial"/>
      <w:color w:val="000000"/>
      <w:sz w:val="24"/>
      <w:szCs w:val="24"/>
      <w:lang w:eastAsia="en-US"/>
    </w:rPr>
  </w:style>
  <w:style w:type="paragraph" w:customStyle="1" w:styleId="indent10">
    <w:name w:val="indent1"/>
    <w:basedOn w:val="Normal"/>
    <w:rsid w:val="007637FF"/>
    <w:pPr>
      <w:spacing w:before="100" w:beforeAutospacing="1" w:after="100" w:afterAutospacing="1"/>
    </w:pPr>
    <w:rPr>
      <w:kern w:val="0"/>
      <w:sz w:val="24"/>
      <w:szCs w:val="24"/>
      <w:lang w:val="da-DK" w:eastAsia="da-DK"/>
    </w:rPr>
  </w:style>
  <w:style w:type="character" w:styleId="PageNumber">
    <w:name w:val="page number"/>
    <w:basedOn w:val="DefaultParagraphFont"/>
    <w:rsid w:val="00FB7D65"/>
  </w:style>
  <w:style w:type="paragraph" w:customStyle="1" w:styleId="WDHTemplatetext">
    <w:name w:val="WDH Template text"/>
    <w:basedOn w:val="Normal"/>
    <w:next w:val="NormalWeb"/>
    <w:qFormat/>
    <w:rsid w:val="00D17001"/>
    <w:pPr>
      <w:spacing w:line="240" w:lineRule="atLeast"/>
    </w:pPr>
    <w:rPr>
      <w:rFonts w:ascii="Arial Narrow" w:hAnsi="Arial Narrow" w:cs="Arial"/>
      <w:i/>
      <w:color w:val="0000FF"/>
      <w:kern w:val="0"/>
      <w:sz w:val="18"/>
      <w:szCs w:val="18"/>
    </w:rPr>
  </w:style>
  <w:style w:type="paragraph" w:customStyle="1" w:styleId="WDHTemplateText0">
    <w:name w:val="WDH Template Text"/>
    <w:basedOn w:val="Normal"/>
    <w:next w:val="NormalWeb"/>
    <w:qFormat/>
    <w:rsid w:val="00010487"/>
    <w:pPr>
      <w:spacing w:line="240" w:lineRule="atLeast"/>
    </w:pPr>
    <w:rPr>
      <w:rFonts w:ascii="Arial Narrow" w:hAnsi="Arial Narrow" w:cs="Arial"/>
      <w:i/>
      <w:color w:val="0000FF"/>
      <w:kern w:val="0"/>
      <w:sz w:val="18"/>
      <w:szCs w:val="18"/>
    </w:rPr>
  </w:style>
  <w:style w:type="paragraph" w:customStyle="1" w:styleId="NormalB">
    <w:name w:val="Normal B"/>
    <w:basedOn w:val="Normal"/>
    <w:rsid w:val="00554723"/>
    <w:pPr>
      <w:ind w:left="28" w:right="28"/>
    </w:pPr>
    <w:rPr>
      <w:b/>
      <w:kern w:val="0"/>
      <w:sz w:val="24"/>
      <w:lang w:val="en-GB"/>
    </w:rPr>
  </w:style>
  <w:style w:type="paragraph" w:customStyle="1" w:styleId="Overskrift2">
    <w:name w:val="Overskrift 2"/>
    <w:basedOn w:val="Normal"/>
    <w:rsid w:val="00554723"/>
    <w:pPr>
      <w:ind w:left="28" w:right="28"/>
    </w:pPr>
    <w:rPr>
      <w:b/>
      <w:kern w:val="0"/>
      <w:sz w:val="28"/>
      <w:lang w:val="en-GB"/>
    </w:rPr>
  </w:style>
  <w:style w:type="paragraph" w:customStyle="1" w:styleId="section1">
    <w:name w:val="section1"/>
    <w:basedOn w:val="Normal"/>
    <w:uiPriority w:val="99"/>
    <w:rsid w:val="00554723"/>
    <w:pPr>
      <w:spacing w:before="100" w:beforeAutospacing="1" w:after="100" w:afterAutospacing="1"/>
    </w:pPr>
    <w:rPr>
      <w:kern w:val="0"/>
      <w:sz w:val="24"/>
      <w:szCs w:val="24"/>
      <w:lang w:val="da-DK" w:eastAsia="da-DK"/>
    </w:rPr>
  </w:style>
  <w:style w:type="character" w:customStyle="1" w:styleId="Heading3Char">
    <w:name w:val="Heading 3 Char"/>
    <w:basedOn w:val="DefaultParagraphFont"/>
    <w:link w:val="Heading3"/>
    <w:rsid w:val="000C7179"/>
    <w:rPr>
      <w:b/>
      <w:kern w:val="16"/>
      <w:sz w:val="26"/>
      <w:lang w:val="en-US" w:eastAsia="en-US"/>
    </w:rPr>
  </w:style>
  <w:style w:type="paragraph" w:customStyle="1" w:styleId="TablenoteText">
    <w:name w:val="Tablenote Text"/>
    <w:basedOn w:val="FootnoteText"/>
    <w:link w:val="TablenoteTextChar"/>
    <w:qFormat/>
    <w:rsid w:val="007874DC"/>
    <w:rPr>
      <w:rFonts w:asciiTheme="minorHAnsi" w:eastAsiaTheme="minorHAnsi" w:hAnsiTheme="minorHAnsi" w:cstheme="minorBidi"/>
      <w:kern w:val="0"/>
    </w:rPr>
  </w:style>
  <w:style w:type="character" w:customStyle="1" w:styleId="TablenoteTextChar">
    <w:name w:val="Tablenote Text Char"/>
    <w:basedOn w:val="FootnoteTextChar"/>
    <w:link w:val="TablenoteText"/>
    <w:rsid w:val="007874DC"/>
    <w:rPr>
      <w:rFonts w:asciiTheme="minorHAnsi" w:eastAsiaTheme="minorHAnsi" w:hAnsiTheme="minorHAnsi" w:cstheme="minorBidi"/>
      <w:kern w:val="16"/>
      <w:lang w:val="en-US" w:eastAsia="en-US"/>
    </w:rPr>
  </w:style>
  <w:style w:type="character" w:customStyle="1" w:styleId="FootnoteTextChar">
    <w:name w:val="Footnote Text Char"/>
    <w:basedOn w:val="DefaultParagraphFont"/>
    <w:link w:val="FootnoteText"/>
    <w:uiPriority w:val="99"/>
    <w:semiHidden/>
    <w:rsid w:val="007874DC"/>
    <w:rPr>
      <w:kern w:val="16"/>
      <w:lang w:val="en-US" w:eastAsia="en-US"/>
    </w:rPr>
  </w:style>
  <w:style w:type="character" w:customStyle="1" w:styleId="TitleChar">
    <w:name w:val="Title Char"/>
    <w:basedOn w:val="DefaultParagraphFont"/>
    <w:link w:val="Title"/>
    <w:uiPriority w:val="10"/>
    <w:rsid w:val="007874DC"/>
    <w:rPr>
      <w:b/>
      <w:kern w:val="16"/>
      <w:sz w:val="48"/>
      <w:lang w:val="en-US" w:eastAsia="en-US"/>
    </w:rPr>
  </w:style>
  <w:style w:type="character" w:styleId="CommentReference">
    <w:name w:val="annotation reference"/>
    <w:basedOn w:val="DefaultParagraphFont"/>
    <w:uiPriority w:val="99"/>
    <w:unhideWhenUsed/>
    <w:rsid w:val="007874DC"/>
    <w:rPr>
      <w:sz w:val="16"/>
      <w:szCs w:val="16"/>
    </w:rPr>
  </w:style>
  <w:style w:type="paragraph" w:styleId="CommentText">
    <w:name w:val="annotation text"/>
    <w:basedOn w:val="Normal"/>
    <w:link w:val="CommentTextChar"/>
    <w:uiPriority w:val="99"/>
    <w:unhideWhenUsed/>
    <w:rsid w:val="007874DC"/>
    <w:pPr>
      <w:spacing w:after="200"/>
    </w:pPr>
    <w:rPr>
      <w:rFonts w:asciiTheme="minorHAnsi" w:eastAsiaTheme="minorHAnsi" w:hAnsiTheme="minorHAnsi" w:cstheme="minorBidi"/>
      <w:kern w:val="0"/>
      <w:sz w:val="20"/>
    </w:rPr>
  </w:style>
  <w:style w:type="character" w:customStyle="1" w:styleId="CommentTextChar">
    <w:name w:val="Comment Text Char"/>
    <w:basedOn w:val="DefaultParagraphFont"/>
    <w:link w:val="CommentText"/>
    <w:uiPriority w:val="99"/>
    <w:rsid w:val="007874DC"/>
    <w:rPr>
      <w:rFonts w:asciiTheme="minorHAnsi" w:eastAsiaTheme="minorHAnsi" w:hAnsiTheme="minorHAnsi" w:cstheme="minorBidi"/>
      <w:lang w:val="en-US" w:eastAsia="en-US"/>
    </w:rPr>
  </w:style>
  <w:style w:type="paragraph" w:styleId="CommentSubject">
    <w:name w:val="annotation subject"/>
    <w:basedOn w:val="CommentText"/>
    <w:next w:val="CommentText"/>
    <w:link w:val="CommentSubjectChar"/>
    <w:uiPriority w:val="99"/>
    <w:unhideWhenUsed/>
    <w:rsid w:val="007874DC"/>
    <w:rPr>
      <w:b/>
      <w:bCs/>
    </w:rPr>
  </w:style>
  <w:style w:type="character" w:customStyle="1" w:styleId="CommentSubjectChar">
    <w:name w:val="Comment Subject Char"/>
    <w:basedOn w:val="CommentTextChar"/>
    <w:link w:val="CommentSubject"/>
    <w:uiPriority w:val="99"/>
    <w:rsid w:val="007874DC"/>
    <w:rPr>
      <w:rFonts w:asciiTheme="minorHAnsi" w:eastAsiaTheme="minorHAnsi" w:hAnsiTheme="minorHAnsi" w:cstheme="minorBidi"/>
      <w:b/>
      <w:bCs/>
      <w:lang w:val="en-US" w:eastAsia="en-US"/>
    </w:rPr>
  </w:style>
  <w:style w:type="character" w:customStyle="1" w:styleId="BalloonTextChar">
    <w:name w:val="Balloon Text Char"/>
    <w:basedOn w:val="DefaultParagraphFont"/>
    <w:link w:val="BalloonText"/>
    <w:uiPriority w:val="99"/>
    <w:semiHidden/>
    <w:rsid w:val="007874DC"/>
    <w:rPr>
      <w:rFonts w:ascii="Tahoma" w:hAnsi="Tahoma" w:cs="Tahoma"/>
      <w:kern w:val="16"/>
      <w:sz w:val="16"/>
      <w:szCs w:val="16"/>
      <w:lang w:val="en-US" w:eastAsia="en-US"/>
    </w:rPr>
  </w:style>
  <w:style w:type="character" w:customStyle="1" w:styleId="CodeText">
    <w:name w:val="Code Text"/>
    <w:basedOn w:val="DefaultParagraphFont"/>
    <w:uiPriority w:val="1"/>
    <w:rsid w:val="00A16CCE"/>
    <w:rPr>
      <w:rFonts w:ascii="Consolas" w:hAnsi="Consolas"/>
      <w:sz w:val="18"/>
    </w:rPr>
  </w:style>
  <w:style w:type="table" w:customStyle="1" w:styleId="GridTable2-Accent51">
    <w:name w:val="Grid Table 2 - Accent 51"/>
    <w:basedOn w:val="TableNormal"/>
    <w:uiPriority w:val="47"/>
    <w:rsid w:val="0013121F"/>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w-headline">
    <w:name w:val="mw-headline"/>
    <w:basedOn w:val="DefaultParagraphFont"/>
    <w:rsid w:val="0013121F"/>
  </w:style>
  <w:style w:type="character" w:customStyle="1" w:styleId="apple-converted-space">
    <w:name w:val="apple-converted-space"/>
    <w:basedOn w:val="DefaultParagraphFont"/>
    <w:rsid w:val="0013121F"/>
  </w:style>
  <w:style w:type="character" w:customStyle="1" w:styleId="Heading4Char">
    <w:name w:val="Heading 4 Char"/>
    <w:basedOn w:val="DefaultParagraphFont"/>
    <w:link w:val="Heading4"/>
    <w:rsid w:val="002348FE"/>
    <w:rPr>
      <w:kern w:val="16"/>
      <w:sz w:val="24"/>
      <w:lang w:val="en-US" w:eastAsia="en-US"/>
    </w:rPr>
  </w:style>
  <w:style w:type="paragraph" w:styleId="Revision">
    <w:name w:val="Revision"/>
    <w:hidden/>
    <w:uiPriority w:val="99"/>
    <w:semiHidden/>
    <w:rsid w:val="0011391F"/>
    <w:rPr>
      <w:kern w:val="16"/>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4132">
      <w:bodyDiv w:val="1"/>
      <w:marLeft w:val="0"/>
      <w:marRight w:val="0"/>
      <w:marTop w:val="0"/>
      <w:marBottom w:val="0"/>
      <w:divBdr>
        <w:top w:val="none" w:sz="0" w:space="0" w:color="auto"/>
        <w:left w:val="none" w:sz="0" w:space="0" w:color="auto"/>
        <w:bottom w:val="none" w:sz="0" w:space="0" w:color="auto"/>
        <w:right w:val="none" w:sz="0" w:space="0" w:color="auto"/>
      </w:divBdr>
    </w:div>
    <w:div w:id="32079121">
      <w:bodyDiv w:val="1"/>
      <w:marLeft w:val="0"/>
      <w:marRight w:val="0"/>
      <w:marTop w:val="0"/>
      <w:marBottom w:val="0"/>
      <w:divBdr>
        <w:top w:val="none" w:sz="0" w:space="0" w:color="auto"/>
        <w:left w:val="none" w:sz="0" w:space="0" w:color="auto"/>
        <w:bottom w:val="none" w:sz="0" w:space="0" w:color="auto"/>
        <w:right w:val="none" w:sz="0" w:space="0" w:color="auto"/>
      </w:divBdr>
    </w:div>
    <w:div w:id="266235678">
      <w:bodyDiv w:val="1"/>
      <w:marLeft w:val="0"/>
      <w:marRight w:val="0"/>
      <w:marTop w:val="0"/>
      <w:marBottom w:val="0"/>
      <w:divBdr>
        <w:top w:val="none" w:sz="0" w:space="0" w:color="auto"/>
        <w:left w:val="none" w:sz="0" w:space="0" w:color="auto"/>
        <w:bottom w:val="none" w:sz="0" w:space="0" w:color="auto"/>
        <w:right w:val="none" w:sz="0" w:space="0" w:color="auto"/>
      </w:divBdr>
    </w:div>
    <w:div w:id="344594362">
      <w:bodyDiv w:val="1"/>
      <w:marLeft w:val="0"/>
      <w:marRight w:val="0"/>
      <w:marTop w:val="0"/>
      <w:marBottom w:val="0"/>
      <w:divBdr>
        <w:top w:val="none" w:sz="0" w:space="0" w:color="auto"/>
        <w:left w:val="none" w:sz="0" w:space="0" w:color="auto"/>
        <w:bottom w:val="none" w:sz="0" w:space="0" w:color="auto"/>
        <w:right w:val="none" w:sz="0" w:space="0" w:color="auto"/>
      </w:divBdr>
      <w:divsChild>
        <w:div w:id="196084161">
          <w:marLeft w:val="0"/>
          <w:marRight w:val="0"/>
          <w:marTop w:val="0"/>
          <w:marBottom w:val="0"/>
          <w:divBdr>
            <w:top w:val="none" w:sz="0" w:space="0" w:color="auto"/>
            <w:left w:val="none" w:sz="0" w:space="0" w:color="auto"/>
            <w:bottom w:val="none" w:sz="0" w:space="0" w:color="auto"/>
            <w:right w:val="none" w:sz="0" w:space="0" w:color="auto"/>
          </w:divBdr>
        </w:div>
        <w:div w:id="1329482111">
          <w:marLeft w:val="0"/>
          <w:marRight w:val="0"/>
          <w:marTop w:val="0"/>
          <w:marBottom w:val="0"/>
          <w:divBdr>
            <w:top w:val="none" w:sz="0" w:space="0" w:color="auto"/>
            <w:left w:val="none" w:sz="0" w:space="0" w:color="auto"/>
            <w:bottom w:val="none" w:sz="0" w:space="0" w:color="auto"/>
            <w:right w:val="none" w:sz="0" w:space="0" w:color="auto"/>
          </w:divBdr>
        </w:div>
        <w:div w:id="975186378">
          <w:marLeft w:val="0"/>
          <w:marRight w:val="0"/>
          <w:marTop w:val="0"/>
          <w:marBottom w:val="0"/>
          <w:divBdr>
            <w:top w:val="none" w:sz="0" w:space="0" w:color="auto"/>
            <w:left w:val="none" w:sz="0" w:space="0" w:color="auto"/>
            <w:bottom w:val="none" w:sz="0" w:space="0" w:color="auto"/>
            <w:right w:val="none" w:sz="0" w:space="0" w:color="auto"/>
          </w:divBdr>
        </w:div>
        <w:div w:id="928541131">
          <w:marLeft w:val="0"/>
          <w:marRight w:val="0"/>
          <w:marTop w:val="0"/>
          <w:marBottom w:val="0"/>
          <w:divBdr>
            <w:top w:val="none" w:sz="0" w:space="0" w:color="auto"/>
            <w:left w:val="none" w:sz="0" w:space="0" w:color="auto"/>
            <w:bottom w:val="none" w:sz="0" w:space="0" w:color="auto"/>
            <w:right w:val="none" w:sz="0" w:space="0" w:color="auto"/>
          </w:divBdr>
        </w:div>
        <w:div w:id="1004086764">
          <w:marLeft w:val="0"/>
          <w:marRight w:val="0"/>
          <w:marTop w:val="0"/>
          <w:marBottom w:val="0"/>
          <w:divBdr>
            <w:top w:val="none" w:sz="0" w:space="0" w:color="auto"/>
            <w:left w:val="none" w:sz="0" w:space="0" w:color="auto"/>
            <w:bottom w:val="none" w:sz="0" w:space="0" w:color="auto"/>
            <w:right w:val="none" w:sz="0" w:space="0" w:color="auto"/>
          </w:divBdr>
        </w:div>
        <w:div w:id="1750031272">
          <w:marLeft w:val="0"/>
          <w:marRight w:val="0"/>
          <w:marTop w:val="0"/>
          <w:marBottom w:val="0"/>
          <w:divBdr>
            <w:top w:val="none" w:sz="0" w:space="0" w:color="auto"/>
            <w:left w:val="none" w:sz="0" w:space="0" w:color="auto"/>
            <w:bottom w:val="none" w:sz="0" w:space="0" w:color="auto"/>
            <w:right w:val="none" w:sz="0" w:space="0" w:color="auto"/>
          </w:divBdr>
        </w:div>
        <w:div w:id="1308824664">
          <w:marLeft w:val="0"/>
          <w:marRight w:val="0"/>
          <w:marTop w:val="0"/>
          <w:marBottom w:val="0"/>
          <w:divBdr>
            <w:top w:val="none" w:sz="0" w:space="0" w:color="auto"/>
            <w:left w:val="none" w:sz="0" w:space="0" w:color="auto"/>
            <w:bottom w:val="none" w:sz="0" w:space="0" w:color="auto"/>
            <w:right w:val="none" w:sz="0" w:space="0" w:color="auto"/>
          </w:divBdr>
        </w:div>
        <w:div w:id="1887990412">
          <w:marLeft w:val="0"/>
          <w:marRight w:val="0"/>
          <w:marTop w:val="0"/>
          <w:marBottom w:val="0"/>
          <w:divBdr>
            <w:top w:val="none" w:sz="0" w:space="0" w:color="auto"/>
            <w:left w:val="none" w:sz="0" w:space="0" w:color="auto"/>
            <w:bottom w:val="none" w:sz="0" w:space="0" w:color="auto"/>
            <w:right w:val="none" w:sz="0" w:space="0" w:color="auto"/>
          </w:divBdr>
        </w:div>
        <w:div w:id="386490158">
          <w:marLeft w:val="0"/>
          <w:marRight w:val="0"/>
          <w:marTop w:val="0"/>
          <w:marBottom w:val="0"/>
          <w:divBdr>
            <w:top w:val="none" w:sz="0" w:space="0" w:color="auto"/>
            <w:left w:val="none" w:sz="0" w:space="0" w:color="auto"/>
            <w:bottom w:val="none" w:sz="0" w:space="0" w:color="auto"/>
            <w:right w:val="none" w:sz="0" w:space="0" w:color="auto"/>
          </w:divBdr>
        </w:div>
        <w:div w:id="372845386">
          <w:marLeft w:val="0"/>
          <w:marRight w:val="0"/>
          <w:marTop w:val="0"/>
          <w:marBottom w:val="0"/>
          <w:divBdr>
            <w:top w:val="none" w:sz="0" w:space="0" w:color="auto"/>
            <w:left w:val="none" w:sz="0" w:space="0" w:color="auto"/>
            <w:bottom w:val="none" w:sz="0" w:space="0" w:color="auto"/>
            <w:right w:val="none" w:sz="0" w:space="0" w:color="auto"/>
          </w:divBdr>
        </w:div>
        <w:div w:id="1351637172">
          <w:marLeft w:val="0"/>
          <w:marRight w:val="0"/>
          <w:marTop w:val="0"/>
          <w:marBottom w:val="0"/>
          <w:divBdr>
            <w:top w:val="none" w:sz="0" w:space="0" w:color="auto"/>
            <w:left w:val="none" w:sz="0" w:space="0" w:color="auto"/>
            <w:bottom w:val="none" w:sz="0" w:space="0" w:color="auto"/>
            <w:right w:val="none" w:sz="0" w:space="0" w:color="auto"/>
          </w:divBdr>
        </w:div>
        <w:div w:id="91173060">
          <w:marLeft w:val="0"/>
          <w:marRight w:val="0"/>
          <w:marTop w:val="0"/>
          <w:marBottom w:val="0"/>
          <w:divBdr>
            <w:top w:val="none" w:sz="0" w:space="0" w:color="auto"/>
            <w:left w:val="none" w:sz="0" w:space="0" w:color="auto"/>
            <w:bottom w:val="none" w:sz="0" w:space="0" w:color="auto"/>
            <w:right w:val="none" w:sz="0" w:space="0" w:color="auto"/>
          </w:divBdr>
        </w:div>
        <w:div w:id="1542085499">
          <w:marLeft w:val="0"/>
          <w:marRight w:val="0"/>
          <w:marTop w:val="0"/>
          <w:marBottom w:val="0"/>
          <w:divBdr>
            <w:top w:val="none" w:sz="0" w:space="0" w:color="auto"/>
            <w:left w:val="none" w:sz="0" w:space="0" w:color="auto"/>
            <w:bottom w:val="none" w:sz="0" w:space="0" w:color="auto"/>
            <w:right w:val="none" w:sz="0" w:space="0" w:color="auto"/>
          </w:divBdr>
        </w:div>
        <w:div w:id="516621060">
          <w:marLeft w:val="0"/>
          <w:marRight w:val="0"/>
          <w:marTop w:val="0"/>
          <w:marBottom w:val="0"/>
          <w:divBdr>
            <w:top w:val="none" w:sz="0" w:space="0" w:color="auto"/>
            <w:left w:val="none" w:sz="0" w:space="0" w:color="auto"/>
            <w:bottom w:val="none" w:sz="0" w:space="0" w:color="auto"/>
            <w:right w:val="none" w:sz="0" w:space="0" w:color="auto"/>
          </w:divBdr>
        </w:div>
        <w:div w:id="764426306">
          <w:marLeft w:val="0"/>
          <w:marRight w:val="0"/>
          <w:marTop w:val="0"/>
          <w:marBottom w:val="0"/>
          <w:divBdr>
            <w:top w:val="none" w:sz="0" w:space="0" w:color="auto"/>
            <w:left w:val="none" w:sz="0" w:space="0" w:color="auto"/>
            <w:bottom w:val="none" w:sz="0" w:space="0" w:color="auto"/>
            <w:right w:val="none" w:sz="0" w:space="0" w:color="auto"/>
          </w:divBdr>
        </w:div>
        <w:div w:id="1194348677">
          <w:marLeft w:val="0"/>
          <w:marRight w:val="0"/>
          <w:marTop w:val="0"/>
          <w:marBottom w:val="0"/>
          <w:divBdr>
            <w:top w:val="none" w:sz="0" w:space="0" w:color="auto"/>
            <w:left w:val="none" w:sz="0" w:space="0" w:color="auto"/>
            <w:bottom w:val="none" w:sz="0" w:space="0" w:color="auto"/>
            <w:right w:val="none" w:sz="0" w:space="0" w:color="auto"/>
          </w:divBdr>
        </w:div>
        <w:div w:id="237642021">
          <w:marLeft w:val="0"/>
          <w:marRight w:val="0"/>
          <w:marTop w:val="0"/>
          <w:marBottom w:val="0"/>
          <w:divBdr>
            <w:top w:val="none" w:sz="0" w:space="0" w:color="auto"/>
            <w:left w:val="none" w:sz="0" w:space="0" w:color="auto"/>
            <w:bottom w:val="none" w:sz="0" w:space="0" w:color="auto"/>
            <w:right w:val="none" w:sz="0" w:space="0" w:color="auto"/>
          </w:divBdr>
        </w:div>
      </w:divsChild>
    </w:div>
    <w:div w:id="388505885">
      <w:bodyDiv w:val="1"/>
      <w:marLeft w:val="0"/>
      <w:marRight w:val="0"/>
      <w:marTop w:val="0"/>
      <w:marBottom w:val="0"/>
      <w:divBdr>
        <w:top w:val="none" w:sz="0" w:space="0" w:color="auto"/>
        <w:left w:val="none" w:sz="0" w:space="0" w:color="auto"/>
        <w:bottom w:val="none" w:sz="0" w:space="0" w:color="auto"/>
        <w:right w:val="none" w:sz="0" w:space="0" w:color="auto"/>
      </w:divBdr>
    </w:div>
    <w:div w:id="393116996">
      <w:bodyDiv w:val="1"/>
      <w:marLeft w:val="0"/>
      <w:marRight w:val="0"/>
      <w:marTop w:val="0"/>
      <w:marBottom w:val="0"/>
      <w:divBdr>
        <w:top w:val="none" w:sz="0" w:space="0" w:color="auto"/>
        <w:left w:val="none" w:sz="0" w:space="0" w:color="auto"/>
        <w:bottom w:val="none" w:sz="0" w:space="0" w:color="auto"/>
        <w:right w:val="none" w:sz="0" w:space="0" w:color="auto"/>
      </w:divBdr>
    </w:div>
    <w:div w:id="446512000">
      <w:bodyDiv w:val="1"/>
      <w:marLeft w:val="0"/>
      <w:marRight w:val="0"/>
      <w:marTop w:val="0"/>
      <w:marBottom w:val="0"/>
      <w:divBdr>
        <w:top w:val="none" w:sz="0" w:space="0" w:color="auto"/>
        <w:left w:val="none" w:sz="0" w:space="0" w:color="auto"/>
        <w:bottom w:val="none" w:sz="0" w:space="0" w:color="auto"/>
        <w:right w:val="none" w:sz="0" w:space="0" w:color="auto"/>
      </w:divBdr>
    </w:div>
    <w:div w:id="512498662">
      <w:bodyDiv w:val="1"/>
      <w:marLeft w:val="0"/>
      <w:marRight w:val="0"/>
      <w:marTop w:val="0"/>
      <w:marBottom w:val="0"/>
      <w:divBdr>
        <w:top w:val="none" w:sz="0" w:space="0" w:color="auto"/>
        <w:left w:val="none" w:sz="0" w:space="0" w:color="auto"/>
        <w:bottom w:val="none" w:sz="0" w:space="0" w:color="auto"/>
        <w:right w:val="none" w:sz="0" w:space="0" w:color="auto"/>
      </w:divBdr>
    </w:div>
    <w:div w:id="521666871">
      <w:bodyDiv w:val="1"/>
      <w:marLeft w:val="0"/>
      <w:marRight w:val="0"/>
      <w:marTop w:val="0"/>
      <w:marBottom w:val="0"/>
      <w:divBdr>
        <w:top w:val="none" w:sz="0" w:space="0" w:color="auto"/>
        <w:left w:val="none" w:sz="0" w:space="0" w:color="auto"/>
        <w:bottom w:val="none" w:sz="0" w:space="0" w:color="auto"/>
        <w:right w:val="none" w:sz="0" w:space="0" w:color="auto"/>
      </w:divBdr>
    </w:div>
    <w:div w:id="602953549">
      <w:bodyDiv w:val="1"/>
      <w:marLeft w:val="0"/>
      <w:marRight w:val="0"/>
      <w:marTop w:val="0"/>
      <w:marBottom w:val="0"/>
      <w:divBdr>
        <w:top w:val="none" w:sz="0" w:space="0" w:color="auto"/>
        <w:left w:val="none" w:sz="0" w:space="0" w:color="auto"/>
        <w:bottom w:val="none" w:sz="0" w:space="0" w:color="auto"/>
        <w:right w:val="none" w:sz="0" w:space="0" w:color="auto"/>
      </w:divBdr>
    </w:div>
    <w:div w:id="606154975">
      <w:bodyDiv w:val="1"/>
      <w:marLeft w:val="0"/>
      <w:marRight w:val="0"/>
      <w:marTop w:val="0"/>
      <w:marBottom w:val="0"/>
      <w:divBdr>
        <w:top w:val="none" w:sz="0" w:space="0" w:color="auto"/>
        <w:left w:val="none" w:sz="0" w:space="0" w:color="auto"/>
        <w:bottom w:val="none" w:sz="0" w:space="0" w:color="auto"/>
        <w:right w:val="none" w:sz="0" w:space="0" w:color="auto"/>
      </w:divBdr>
    </w:div>
    <w:div w:id="634414262">
      <w:bodyDiv w:val="1"/>
      <w:marLeft w:val="0"/>
      <w:marRight w:val="0"/>
      <w:marTop w:val="0"/>
      <w:marBottom w:val="0"/>
      <w:divBdr>
        <w:top w:val="none" w:sz="0" w:space="0" w:color="auto"/>
        <w:left w:val="none" w:sz="0" w:space="0" w:color="auto"/>
        <w:bottom w:val="none" w:sz="0" w:space="0" w:color="auto"/>
        <w:right w:val="none" w:sz="0" w:space="0" w:color="auto"/>
      </w:divBdr>
    </w:div>
    <w:div w:id="645086306">
      <w:bodyDiv w:val="1"/>
      <w:marLeft w:val="0"/>
      <w:marRight w:val="0"/>
      <w:marTop w:val="0"/>
      <w:marBottom w:val="0"/>
      <w:divBdr>
        <w:top w:val="none" w:sz="0" w:space="0" w:color="auto"/>
        <w:left w:val="none" w:sz="0" w:space="0" w:color="auto"/>
        <w:bottom w:val="none" w:sz="0" w:space="0" w:color="auto"/>
        <w:right w:val="none" w:sz="0" w:space="0" w:color="auto"/>
      </w:divBdr>
    </w:div>
    <w:div w:id="677317102">
      <w:bodyDiv w:val="1"/>
      <w:marLeft w:val="0"/>
      <w:marRight w:val="0"/>
      <w:marTop w:val="0"/>
      <w:marBottom w:val="0"/>
      <w:divBdr>
        <w:top w:val="none" w:sz="0" w:space="0" w:color="auto"/>
        <w:left w:val="none" w:sz="0" w:space="0" w:color="auto"/>
        <w:bottom w:val="none" w:sz="0" w:space="0" w:color="auto"/>
        <w:right w:val="none" w:sz="0" w:space="0" w:color="auto"/>
      </w:divBdr>
    </w:div>
    <w:div w:id="722951190">
      <w:bodyDiv w:val="1"/>
      <w:marLeft w:val="0"/>
      <w:marRight w:val="0"/>
      <w:marTop w:val="0"/>
      <w:marBottom w:val="0"/>
      <w:divBdr>
        <w:top w:val="none" w:sz="0" w:space="0" w:color="auto"/>
        <w:left w:val="none" w:sz="0" w:space="0" w:color="auto"/>
        <w:bottom w:val="none" w:sz="0" w:space="0" w:color="auto"/>
        <w:right w:val="none" w:sz="0" w:space="0" w:color="auto"/>
      </w:divBdr>
    </w:div>
    <w:div w:id="741948811">
      <w:bodyDiv w:val="1"/>
      <w:marLeft w:val="0"/>
      <w:marRight w:val="0"/>
      <w:marTop w:val="0"/>
      <w:marBottom w:val="0"/>
      <w:divBdr>
        <w:top w:val="none" w:sz="0" w:space="0" w:color="auto"/>
        <w:left w:val="none" w:sz="0" w:space="0" w:color="auto"/>
        <w:bottom w:val="none" w:sz="0" w:space="0" w:color="auto"/>
        <w:right w:val="none" w:sz="0" w:space="0" w:color="auto"/>
      </w:divBdr>
    </w:div>
    <w:div w:id="759762594">
      <w:bodyDiv w:val="1"/>
      <w:marLeft w:val="0"/>
      <w:marRight w:val="0"/>
      <w:marTop w:val="0"/>
      <w:marBottom w:val="0"/>
      <w:divBdr>
        <w:top w:val="none" w:sz="0" w:space="0" w:color="auto"/>
        <w:left w:val="none" w:sz="0" w:space="0" w:color="auto"/>
        <w:bottom w:val="none" w:sz="0" w:space="0" w:color="auto"/>
        <w:right w:val="none" w:sz="0" w:space="0" w:color="auto"/>
      </w:divBdr>
      <w:divsChild>
        <w:div w:id="1729571230">
          <w:marLeft w:val="0"/>
          <w:marRight w:val="0"/>
          <w:marTop w:val="0"/>
          <w:marBottom w:val="0"/>
          <w:divBdr>
            <w:top w:val="none" w:sz="0" w:space="0" w:color="auto"/>
            <w:left w:val="none" w:sz="0" w:space="0" w:color="auto"/>
            <w:bottom w:val="none" w:sz="0" w:space="0" w:color="auto"/>
            <w:right w:val="none" w:sz="0" w:space="0" w:color="auto"/>
          </w:divBdr>
        </w:div>
        <w:div w:id="488640911">
          <w:marLeft w:val="0"/>
          <w:marRight w:val="0"/>
          <w:marTop w:val="0"/>
          <w:marBottom w:val="0"/>
          <w:divBdr>
            <w:top w:val="none" w:sz="0" w:space="0" w:color="auto"/>
            <w:left w:val="none" w:sz="0" w:space="0" w:color="auto"/>
            <w:bottom w:val="none" w:sz="0" w:space="0" w:color="auto"/>
            <w:right w:val="none" w:sz="0" w:space="0" w:color="auto"/>
          </w:divBdr>
        </w:div>
      </w:divsChild>
    </w:div>
    <w:div w:id="790392816">
      <w:bodyDiv w:val="1"/>
      <w:marLeft w:val="0"/>
      <w:marRight w:val="0"/>
      <w:marTop w:val="0"/>
      <w:marBottom w:val="0"/>
      <w:divBdr>
        <w:top w:val="none" w:sz="0" w:space="0" w:color="auto"/>
        <w:left w:val="none" w:sz="0" w:space="0" w:color="auto"/>
        <w:bottom w:val="none" w:sz="0" w:space="0" w:color="auto"/>
        <w:right w:val="none" w:sz="0" w:space="0" w:color="auto"/>
      </w:divBdr>
    </w:div>
    <w:div w:id="791553182">
      <w:bodyDiv w:val="1"/>
      <w:marLeft w:val="0"/>
      <w:marRight w:val="0"/>
      <w:marTop w:val="0"/>
      <w:marBottom w:val="0"/>
      <w:divBdr>
        <w:top w:val="none" w:sz="0" w:space="0" w:color="auto"/>
        <w:left w:val="none" w:sz="0" w:space="0" w:color="auto"/>
        <w:bottom w:val="none" w:sz="0" w:space="0" w:color="auto"/>
        <w:right w:val="none" w:sz="0" w:space="0" w:color="auto"/>
      </w:divBdr>
    </w:div>
    <w:div w:id="811677984">
      <w:bodyDiv w:val="1"/>
      <w:marLeft w:val="0"/>
      <w:marRight w:val="0"/>
      <w:marTop w:val="0"/>
      <w:marBottom w:val="0"/>
      <w:divBdr>
        <w:top w:val="none" w:sz="0" w:space="0" w:color="auto"/>
        <w:left w:val="none" w:sz="0" w:space="0" w:color="auto"/>
        <w:bottom w:val="none" w:sz="0" w:space="0" w:color="auto"/>
        <w:right w:val="none" w:sz="0" w:space="0" w:color="auto"/>
      </w:divBdr>
    </w:div>
    <w:div w:id="836772140">
      <w:bodyDiv w:val="1"/>
      <w:marLeft w:val="0"/>
      <w:marRight w:val="0"/>
      <w:marTop w:val="0"/>
      <w:marBottom w:val="0"/>
      <w:divBdr>
        <w:top w:val="none" w:sz="0" w:space="0" w:color="auto"/>
        <w:left w:val="none" w:sz="0" w:space="0" w:color="auto"/>
        <w:bottom w:val="none" w:sz="0" w:space="0" w:color="auto"/>
        <w:right w:val="none" w:sz="0" w:space="0" w:color="auto"/>
      </w:divBdr>
    </w:div>
    <w:div w:id="838735377">
      <w:bodyDiv w:val="1"/>
      <w:marLeft w:val="0"/>
      <w:marRight w:val="0"/>
      <w:marTop w:val="0"/>
      <w:marBottom w:val="0"/>
      <w:divBdr>
        <w:top w:val="none" w:sz="0" w:space="0" w:color="auto"/>
        <w:left w:val="none" w:sz="0" w:space="0" w:color="auto"/>
        <w:bottom w:val="none" w:sz="0" w:space="0" w:color="auto"/>
        <w:right w:val="none" w:sz="0" w:space="0" w:color="auto"/>
      </w:divBdr>
    </w:div>
    <w:div w:id="854150790">
      <w:bodyDiv w:val="1"/>
      <w:marLeft w:val="0"/>
      <w:marRight w:val="0"/>
      <w:marTop w:val="0"/>
      <w:marBottom w:val="0"/>
      <w:divBdr>
        <w:top w:val="none" w:sz="0" w:space="0" w:color="auto"/>
        <w:left w:val="none" w:sz="0" w:space="0" w:color="auto"/>
        <w:bottom w:val="none" w:sz="0" w:space="0" w:color="auto"/>
        <w:right w:val="none" w:sz="0" w:space="0" w:color="auto"/>
      </w:divBdr>
    </w:div>
    <w:div w:id="943153452">
      <w:bodyDiv w:val="1"/>
      <w:marLeft w:val="0"/>
      <w:marRight w:val="0"/>
      <w:marTop w:val="0"/>
      <w:marBottom w:val="0"/>
      <w:divBdr>
        <w:top w:val="none" w:sz="0" w:space="0" w:color="auto"/>
        <w:left w:val="none" w:sz="0" w:space="0" w:color="auto"/>
        <w:bottom w:val="none" w:sz="0" w:space="0" w:color="auto"/>
        <w:right w:val="none" w:sz="0" w:space="0" w:color="auto"/>
      </w:divBdr>
    </w:div>
    <w:div w:id="953445226">
      <w:bodyDiv w:val="1"/>
      <w:marLeft w:val="0"/>
      <w:marRight w:val="0"/>
      <w:marTop w:val="0"/>
      <w:marBottom w:val="0"/>
      <w:divBdr>
        <w:top w:val="none" w:sz="0" w:space="0" w:color="auto"/>
        <w:left w:val="none" w:sz="0" w:space="0" w:color="auto"/>
        <w:bottom w:val="none" w:sz="0" w:space="0" w:color="auto"/>
        <w:right w:val="none" w:sz="0" w:space="0" w:color="auto"/>
      </w:divBdr>
    </w:div>
    <w:div w:id="1076977521">
      <w:bodyDiv w:val="1"/>
      <w:marLeft w:val="0"/>
      <w:marRight w:val="0"/>
      <w:marTop w:val="0"/>
      <w:marBottom w:val="0"/>
      <w:divBdr>
        <w:top w:val="none" w:sz="0" w:space="0" w:color="auto"/>
        <w:left w:val="none" w:sz="0" w:space="0" w:color="auto"/>
        <w:bottom w:val="none" w:sz="0" w:space="0" w:color="auto"/>
        <w:right w:val="none" w:sz="0" w:space="0" w:color="auto"/>
      </w:divBdr>
    </w:div>
    <w:div w:id="1308826592">
      <w:bodyDiv w:val="1"/>
      <w:marLeft w:val="0"/>
      <w:marRight w:val="0"/>
      <w:marTop w:val="0"/>
      <w:marBottom w:val="0"/>
      <w:divBdr>
        <w:top w:val="none" w:sz="0" w:space="0" w:color="auto"/>
        <w:left w:val="none" w:sz="0" w:space="0" w:color="auto"/>
        <w:bottom w:val="none" w:sz="0" w:space="0" w:color="auto"/>
        <w:right w:val="none" w:sz="0" w:space="0" w:color="auto"/>
      </w:divBdr>
    </w:div>
    <w:div w:id="1353995321">
      <w:bodyDiv w:val="1"/>
      <w:marLeft w:val="0"/>
      <w:marRight w:val="0"/>
      <w:marTop w:val="0"/>
      <w:marBottom w:val="0"/>
      <w:divBdr>
        <w:top w:val="none" w:sz="0" w:space="0" w:color="auto"/>
        <w:left w:val="none" w:sz="0" w:space="0" w:color="auto"/>
        <w:bottom w:val="none" w:sz="0" w:space="0" w:color="auto"/>
        <w:right w:val="none" w:sz="0" w:space="0" w:color="auto"/>
      </w:divBdr>
    </w:div>
    <w:div w:id="1399477268">
      <w:bodyDiv w:val="1"/>
      <w:marLeft w:val="0"/>
      <w:marRight w:val="0"/>
      <w:marTop w:val="0"/>
      <w:marBottom w:val="0"/>
      <w:divBdr>
        <w:top w:val="none" w:sz="0" w:space="0" w:color="auto"/>
        <w:left w:val="none" w:sz="0" w:space="0" w:color="auto"/>
        <w:bottom w:val="none" w:sz="0" w:space="0" w:color="auto"/>
        <w:right w:val="none" w:sz="0" w:space="0" w:color="auto"/>
      </w:divBdr>
    </w:div>
    <w:div w:id="1412433633">
      <w:bodyDiv w:val="1"/>
      <w:marLeft w:val="0"/>
      <w:marRight w:val="0"/>
      <w:marTop w:val="0"/>
      <w:marBottom w:val="0"/>
      <w:divBdr>
        <w:top w:val="none" w:sz="0" w:space="0" w:color="auto"/>
        <w:left w:val="none" w:sz="0" w:space="0" w:color="auto"/>
        <w:bottom w:val="none" w:sz="0" w:space="0" w:color="auto"/>
        <w:right w:val="none" w:sz="0" w:space="0" w:color="auto"/>
      </w:divBdr>
    </w:div>
    <w:div w:id="1426656766">
      <w:bodyDiv w:val="1"/>
      <w:marLeft w:val="0"/>
      <w:marRight w:val="0"/>
      <w:marTop w:val="0"/>
      <w:marBottom w:val="0"/>
      <w:divBdr>
        <w:top w:val="none" w:sz="0" w:space="0" w:color="auto"/>
        <w:left w:val="none" w:sz="0" w:space="0" w:color="auto"/>
        <w:bottom w:val="none" w:sz="0" w:space="0" w:color="auto"/>
        <w:right w:val="none" w:sz="0" w:space="0" w:color="auto"/>
      </w:divBdr>
    </w:div>
    <w:div w:id="1434518031">
      <w:bodyDiv w:val="1"/>
      <w:marLeft w:val="0"/>
      <w:marRight w:val="0"/>
      <w:marTop w:val="0"/>
      <w:marBottom w:val="0"/>
      <w:divBdr>
        <w:top w:val="none" w:sz="0" w:space="0" w:color="auto"/>
        <w:left w:val="none" w:sz="0" w:space="0" w:color="auto"/>
        <w:bottom w:val="none" w:sz="0" w:space="0" w:color="auto"/>
        <w:right w:val="none" w:sz="0" w:space="0" w:color="auto"/>
      </w:divBdr>
    </w:div>
    <w:div w:id="1436709972">
      <w:bodyDiv w:val="1"/>
      <w:marLeft w:val="0"/>
      <w:marRight w:val="0"/>
      <w:marTop w:val="0"/>
      <w:marBottom w:val="0"/>
      <w:divBdr>
        <w:top w:val="none" w:sz="0" w:space="0" w:color="auto"/>
        <w:left w:val="none" w:sz="0" w:space="0" w:color="auto"/>
        <w:bottom w:val="none" w:sz="0" w:space="0" w:color="auto"/>
        <w:right w:val="none" w:sz="0" w:space="0" w:color="auto"/>
      </w:divBdr>
    </w:div>
    <w:div w:id="1453858884">
      <w:bodyDiv w:val="1"/>
      <w:marLeft w:val="0"/>
      <w:marRight w:val="0"/>
      <w:marTop w:val="0"/>
      <w:marBottom w:val="0"/>
      <w:divBdr>
        <w:top w:val="none" w:sz="0" w:space="0" w:color="auto"/>
        <w:left w:val="none" w:sz="0" w:space="0" w:color="auto"/>
        <w:bottom w:val="none" w:sz="0" w:space="0" w:color="auto"/>
        <w:right w:val="none" w:sz="0" w:space="0" w:color="auto"/>
      </w:divBdr>
    </w:div>
    <w:div w:id="1564177547">
      <w:bodyDiv w:val="1"/>
      <w:marLeft w:val="0"/>
      <w:marRight w:val="0"/>
      <w:marTop w:val="0"/>
      <w:marBottom w:val="0"/>
      <w:divBdr>
        <w:top w:val="none" w:sz="0" w:space="0" w:color="auto"/>
        <w:left w:val="none" w:sz="0" w:space="0" w:color="auto"/>
        <w:bottom w:val="none" w:sz="0" w:space="0" w:color="auto"/>
        <w:right w:val="none" w:sz="0" w:space="0" w:color="auto"/>
      </w:divBdr>
    </w:div>
    <w:div w:id="1601719069">
      <w:bodyDiv w:val="1"/>
      <w:marLeft w:val="0"/>
      <w:marRight w:val="0"/>
      <w:marTop w:val="0"/>
      <w:marBottom w:val="0"/>
      <w:divBdr>
        <w:top w:val="none" w:sz="0" w:space="0" w:color="auto"/>
        <w:left w:val="none" w:sz="0" w:space="0" w:color="auto"/>
        <w:bottom w:val="none" w:sz="0" w:space="0" w:color="auto"/>
        <w:right w:val="none" w:sz="0" w:space="0" w:color="auto"/>
      </w:divBdr>
    </w:div>
    <w:div w:id="1726954905">
      <w:bodyDiv w:val="1"/>
      <w:marLeft w:val="0"/>
      <w:marRight w:val="0"/>
      <w:marTop w:val="0"/>
      <w:marBottom w:val="0"/>
      <w:divBdr>
        <w:top w:val="none" w:sz="0" w:space="0" w:color="auto"/>
        <w:left w:val="none" w:sz="0" w:space="0" w:color="auto"/>
        <w:bottom w:val="none" w:sz="0" w:space="0" w:color="auto"/>
        <w:right w:val="none" w:sz="0" w:space="0" w:color="auto"/>
      </w:divBdr>
    </w:div>
    <w:div w:id="1763990460">
      <w:bodyDiv w:val="1"/>
      <w:marLeft w:val="0"/>
      <w:marRight w:val="0"/>
      <w:marTop w:val="0"/>
      <w:marBottom w:val="0"/>
      <w:divBdr>
        <w:top w:val="none" w:sz="0" w:space="0" w:color="auto"/>
        <w:left w:val="none" w:sz="0" w:space="0" w:color="auto"/>
        <w:bottom w:val="none" w:sz="0" w:space="0" w:color="auto"/>
        <w:right w:val="none" w:sz="0" w:space="0" w:color="auto"/>
      </w:divBdr>
    </w:div>
    <w:div w:id="1890608317">
      <w:bodyDiv w:val="1"/>
      <w:marLeft w:val="0"/>
      <w:marRight w:val="0"/>
      <w:marTop w:val="0"/>
      <w:marBottom w:val="0"/>
      <w:divBdr>
        <w:top w:val="none" w:sz="0" w:space="0" w:color="auto"/>
        <w:left w:val="none" w:sz="0" w:space="0" w:color="auto"/>
        <w:bottom w:val="none" w:sz="0" w:space="0" w:color="auto"/>
        <w:right w:val="none" w:sz="0" w:space="0" w:color="auto"/>
      </w:divBdr>
    </w:div>
    <w:div w:id="1891916510">
      <w:bodyDiv w:val="1"/>
      <w:marLeft w:val="0"/>
      <w:marRight w:val="0"/>
      <w:marTop w:val="0"/>
      <w:marBottom w:val="0"/>
      <w:divBdr>
        <w:top w:val="none" w:sz="0" w:space="0" w:color="auto"/>
        <w:left w:val="none" w:sz="0" w:space="0" w:color="auto"/>
        <w:bottom w:val="none" w:sz="0" w:space="0" w:color="auto"/>
        <w:right w:val="none" w:sz="0" w:space="0" w:color="auto"/>
      </w:divBdr>
    </w:div>
    <w:div w:id="1901548661">
      <w:bodyDiv w:val="1"/>
      <w:marLeft w:val="0"/>
      <w:marRight w:val="0"/>
      <w:marTop w:val="0"/>
      <w:marBottom w:val="0"/>
      <w:divBdr>
        <w:top w:val="none" w:sz="0" w:space="0" w:color="auto"/>
        <w:left w:val="none" w:sz="0" w:space="0" w:color="auto"/>
        <w:bottom w:val="none" w:sz="0" w:space="0" w:color="auto"/>
        <w:right w:val="none" w:sz="0" w:space="0" w:color="auto"/>
      </w:divBdr>
      <w:divsChild>
        <w:div w:id="1958637934">
          <w:marLeft w:val="0"/>
          <w:marRight w:val="0"/>
          <w:marTop w:val="0"/>
          <w:marBottom w:val="0"/>
          <w:divBdr>
            <w:top w:val="none" w:sz="0" w:space="0" w:color="auto"/>
            <w:left w:val="none" w:sz="0" w:space="0" w:color="auto"/>
            <w:bottom w:val="none" w:sz="0" w:space="0" w:color="auto"/>
            <w:right w:val="none" w:sz="0" w:space="0" w:color="auto"/>
          </w:divBdr>
        </w:div>
        <w:div w:id="1062216996">
          <w:marLeft w:val="0"/>
          <w:marRight w:val="0"/>
          <w:marTop w:val="0"/>
          <w:marBottom w:val="0"/>
          <w:divBdr>
            <w:top w:val="none" w:sz="0" w:space="0" w:color="auto"/>
            <w:left w:val="none" w:sz="0" w:space="0" w:color="auto"/>
            <w:bottom w:val="none" w:sz="0" w:space="0" w:color="auto"/>
            <w:right w:val="none" w:sz="0" w:space="0" w:color="auto"/>
          </w:divBdr>
        </w:div>
        <w:div w:id="1731271249">
          <w:marLeft w:val="0"/>
          <w:marRight w:val="0"/>
          <w:marTop w:val="0"/>
          <w:marBottom w:val="0"/>
          <w:divBdr>
            <w:top w:val="none" w:sz="0" w:space="0" w:color="auto"/>
            <w:left w:val="none" w:sz="0" w:space="0" w:color="auto"/>
            <w:bottom w:val="none" w:sz="0" w:space="0" w:color="auto"/>
            <w:right w:val="none" w:sz="0" w:space="0" w:color="auto"/>
          </w:divBdr>
        </w:div>
        <w:div w:id="780808152">
          <w:marLeft w:val="0"/>
          <w:marRight w:val="0"/>
          <w:marTop w:val="0"/>
          <w:marBottom w:val="0"/>
          <w:divBdr>
            <w:top w:val="none" w:sz="0" w:space="0" w:color="auto"/>
            <w:left w:val="none" w:sz="0" w:space="0" w:color="auto"/>
            <w:bottom w:val="none" w:sz="0" w:space="0" w:color="auto"/>
            <w:right w:val="none" w:sz="0" w:space="0" w:color="auto"/>
          </w:divBdr>
        </w:div>
        <w:div w:id="1966420297">
          <w:marLeft w:val="0"/>
          <w:marRight w:val="0"/>
          <w:marTop w:val="0"/>
          <w:marBottom w:val="0"/>
          <w:divBdr>
            <w:top w:val="none" w:sz="0" w:space="0" w:color="auto"/>
            <w:left w:val="none" w:sz="0" w:space="0" w:color="auto"/>
            <w:bottom w:val="none" w:sz="0" w:space="0" w:color="auto"/>
            <w:right w:val="none" w:sz="0" w:space="0" w:color="auto"/>
          </w:divBdr>
        </w:div>
        <w:div w:id="1717006351">
          <w:marLeft w:val="0"/>
          <w:marRight w:val="0"/>
          <w:marTop w:val="0"/>
          <w:marBottom w:val="0"/>
          <w:divBdr>
            <w:top w:val="none" w:sz="0" w:space="0" w:color="auto"/>
            <w:left w:val="none" w:sz="0" w:space="0" w:color="auto"/>
            <w:bottom w:val="none" w:sz="0" w:space="0" w:color="auto"/>
            <w:right w:val="none" w:sz="0" w:space="0" w:color="auto"/>
          </w:divBdr>
        </w:div>
        <w:div w:id="154806550">
          <w:marLeft w:val="0"/>
          <w:marRight w:val="0"/>
          <w:marTop w:val="0"/>
          <w:marBottom w:val="0"/>
          <w:divBdr>
            <w:top w:val="none" w:sz="0" w:space="0" w:color="auto"/>
            <w:left w:val="none" w:sz="0" w:space="0" w:color="auto"/>
            <w:bottom w:val="none" w:sz="0" w:space="0" w:color="auto"/>
            <w:right w:val="none" w:sz="0" w:space="0" w:color="auto"/>
          </w:divBdr>
        </w:div>
        <w:div w:id="1410536832">
          <w:marLeft w:val="0"/>
          <w:marRight w:val="0"/>
          <w:marTop w:val="0"/>
          <w:marBottom w:val="0"/>
          <w:divBdr>
            <w:top w:val="none" w:sz="0" w:space="0" w:color="auto"/>
            <w:left w:val="none" w:sz="0" w:space="0" w:color="auto"/>
            <w:bottom w:val="none" w:sz="0" w:space="0" w:color="auto"/>
            <w:right w:val="none" w:sz="0" w:space="0" w:color="auto"/>
          </w:divBdr>
        </w:div>
        <w:div w:id="1634553358">
          <w:marLeft w:val="0"/>
          <w:marRight w:val="0"/>
          <w:marTop w:val="0"/>
          <w:marBottom w:val="0"/>
          <w:divBdr>
            <w:top w:val="none" w:sz="0" w:space="0" w:color="auto"/>
            <w:left w:val="none" w:sz="0" w:space="0" w:color="auto"/>
            <w:bottom w:val="none" w:sz="0" w:space="0" w:color="auto"/>
            <w:right w:val="none" w:sz="0" w:space="0" w:color="auto"/>
          </w:divBdr>
        </w:div>
        <w:div w:id="141048014">
          <w:marLeft w:val="0"/>
          <w:marRight w:val="0"/>
          <w:marTop w:val="0"/>
          <w:marBottom w:val="0"/>
          <w:divBdr>
            <w:top w:val="none" w:sz="0" w:space="0" w:color="auto"/>
            <w:left w:val="none" w:sz="0" w:space="0" w:color="auto"/>
            <w:bottom w:val="none" w:sz="0" w:space="0" w:color="auto"/>
            <w:right w:val="none" w:sz="0" w:space="0" w:color="auto"/>
          </w:divBdr>
        </w:div>
        <w:div w:id="1641035864">
          <w:marLeft w:val="0"/>
          <w:marRight w:val="0"/>
          <w:marTop w:val="0"/>
          <w:marBottom w:val="0"/>
          <w:divBdr>
            <w:top w:val="none" w:sz="0" w:space="0" w:color="auto"/>
            <w:left w:val="none" w:sz="0" w:space="0" w:color="auto"/>
            <w:bottom w:val="none" w:sz="0" w:space="0" w:color="auto"/>
            <w:right w:val="none" w:sz="0" w:space="0" w:color="auto"/>
          </w:divBdr>
        </w:div>
        <w:div w:id="415439319">
          <w:marLeft w:val="0"/>
          <w:marRight w:val="0"/>
          <w:marTop w:val="0"/>
          <w:marBottom w:val="0"/>
          <w:divBdr>
            <w:top w:val="none" w:sz="0" w:space="0" w:color="auto"/>
            <w:left w:val="none" w:sz="0" w:space="0" w:color="auto"/>
            <w:bottom w:val="none" w:sz="0" w:space="0" w:color="auto"/>
            <w:right w:val="none" w:sz="0" w:space="0" w:color="auto"/>
          </w:divBdr>
        </w:div>
        <w:div w:id="1473251998">
          <w:marLeft w:val="0"/>
          <w:marRight w:val="0"/>
          <w:marTop w:val="0"/>
          <w:marBottom w:val="0"/>
          <w:divBdr>
            <w:top w:val="none" w:sz="0" w:space="0" w:color="auto"/>
            <w:left w:val="none" w:sz="0" w:space="0" w:color="auto"/>
            <w:bottom w:val="none" w:sz="0" w:space="0" w:color="auto"/>
            <w:right w:val="none" w:sz="0" w:space="0" w:color="auto"/>
          </w:divBdr>
        </w:div>
        <w:div w:id="1275867582">
          <w:marLeft w:val="0"/>
          <w:marRight w:val="0"/>
          <w:marTop w:val="0"/>
          <w:marBottom w:val="0"/>
          <w:divBdr>
            <w:top w:val="none" w:sz="0" w:space="0" w:color="auto"/>
            <w:left w:val="none" w:sz="0" w:space="0" w:color="auto"/>
            <w:bottom w:val="none" w:sz="0" w:space="0" w:color="auto"/>
            <w:right w:val="none" w:sz="0" w:space="0" w:color="auto"/>
          </w:divBdr>
        </w:div>
        <w:div w:id="1355035430">
          <w:marLeft w:val="0"/>
          <w:marRight w:val="0"/>
          <w:marTop w:val="0"/>
          <w:marBottom w:val="0"/>
          <w:divBdr>
            <w:top w:val="none" w:sz="0" w:space="0" w:color="auto"/>
            <w:left w:val="none" w:sz="0" w:space="0" w:color="auto"/>
            <w:bottom w:val="none" w:sz="0" w:space="0" w:color="auto"/>
            <w:right w:val="none" w:sz="0" w:space="0" w:color="auto"/>
          </w:divBdr>
        </w:div>
        <w:div w:id="1521626595">
          <w:marLeft w:val="0"/>
          <w:marRight w:val="0"/>
          <w:marTop w:val="0"/>
          <w:marBottom w:val="0"/>
          <w:divBdr>
            <w:top w:val="none" w:sz="0" w:space="0" w:color="auto"/>
            <w:left w:val="none" w:sz="0" w:space="0" w:color="auto"/>
            <w:bottom w:val="none" w:sz="0" w:space="0" w:color="auto"/>
            <w:right w:val="none" w:sz="0" w:space="0" w:color="auto"/>
          </w:divBdr>
        </w:div>
        <w:div w:id="2133086223">
          <w:marLeft w:val="0"/>
          <w:marRight w:val="0"/>
          <w:marTop w:val="0"/>
          <w:marBottom w:val="0"/>
          <w:divBdr>
            <w:top w:val="none" w:sz="0" w:space="0" w:color="auto"/>
            <w:left w:val="none" w:sz="0" w:space="0" w:color="auto"/>
            <w:bottom w:val="none" w:sz="0" w:space="0" w:color="auto"/>
            <w:right w:val="none" w:sz="0" w:space="0" w:color="auto"/>
          </w:divBdr>
        </w:div>
      </w:divsChild>
    </w:div>
    <w:div w:id="1914702234">
      <w:bodyDiv w:val="1"/>
      <w:marLeft w:val="0"/>
      <w:marRight w:val="0"/>
      <w:marTop w:val="0"/>
      <w:marBottom w:val="0"/>
      <w:divBdr>
        <w:top w:val="none" w:sz="0" w:space="0" w:color="auto"/>
        <w:left w:val="none" w:sz="0" w:space="0" w:color="auto"/>
        <w:bottom w:val="none" w:sz="0" w:space="0" w:color="auto"/>
        <w:right w:val="none" w:sz="0" w:space="0" w:color="auto"/>
      </w:divBdr>
    </w:div>
    <w:div w:id="1943413691">
      <w:bodyDiv w:val="1"/>
      <w:marLeft w:val="0"/>
      <w:marRight w:val="0"/>
      <w:marTop w:val="0"/>
      <w:marBottom w:val="0"/>
      <w:divBdr>
        <w:top w:val="none" w:sz="0" w:space="0" w:color="auto"/>
        <w:left w:val="none" w:sz="0" w:space="0" w:color="auto"/>
        <w:bottom w:val="none" w:sz="0" w:space="0" w:color="auto"/>
        <w:right w:val="none" w:sz="0" w:space="0" w:color="auto"/>
      </w:divBdr>
    </w:div>
    <w:div w:id="1969041999">
      <w:bodyDiv w:val="1"/>
      <w:marLeft w:val="0"/>
      <w:marRight w:val="0"/>
      <w:marTop w:val="0"/>
      <w:marBottom w:val="0"/>
      <w:divBdr>
        <w:top w:val="none" w:sz="0" w:space="0" w:color="auto"/>
        <w:left w:val="none" w:sz="0" w:space="0" w:color="auto"/>
        <w:bottom w:val="none" w:sz="0" w:space="0" w:color="auto"/>
        <w:right w:val="none" w:sz="0" w:space="0" w:color="auto"/>
      </w:divBdr>
    </w:div>
    <w:div w:id="1978992536">
      <w:bodyDiv w:val="1"/>
      <w:marLeft w:val="0"/>
      <w:marRight w:val="0"/>
      <w:marTop w:val="0"/>
      <w:marBottom w:val="0"/>
      <w:divBdr>
        <w:top w:val="none" w:sz="0" w:space="0" w:color="auto"/>
        <w:left w:val="none" w:sz="0" w:space="0" w:color="auto"/>
        <w:bottom w:val="none" w:sz="0" w:space="0" w:color="auto"/>
        <w:right w:val="none" w:sz="0" w:space="0" w:color="auto"/>
      </w:divBdr>
    </w:div>
    <w:div w:id="1987855100">
      <w:bodyDiv w:val="1"/>
      <w:marLeft w:val="0"/>
      <w:marRight w:val="0"/>
      <w:marTop w:val="0"/>
      <w:marBottom w:val="0"/>
      <w:divBdr>
        <w:top w:val="none" w:sz="0" w:space="0" w:color="auto"/>
        <w:left w:val="none" w:sz="0" w:space="0" w:color="auto"/>
        <w:bottom w:val="none" w:sz="0" w:space="0" w:color="auto"/>
        <w:right w:val="none" w:sz="0" w:space="0" w:color="auto"/>
      </w:divBdr>
    </w:div>
    <w:div w:id="2021157842">
      <w:bodyDiv w:val="1"/>
      <w:marLeft w:val="0"/>
      <w:marRight w:val="0"/>
      <w:marTop w:val="0"/>
      <w:marBottom w:val="0"/>
      <w:divBdr>
        <w:top w:val="none" w:sz="0" w:space="0" w:color="auto"/>
        <w:left w:val="none" w:sz="0" w:space="0" w:color="auto"/>
        <w:bottom w:val="none" w:sz="0" w:space="0" w:color="auto"/>
        <w:right w:val="none" w:sz="0" w:space="0" w:color="auto"/>
      </w:divBdr>
      <w:divsChild>
        <w:div w:id="499321492">
          <w:marLeft w:val="547"/>
          <w:marRight w:val="0"/>
          <w:marTop w:val="72"/>
          <w:marBottom w:val="0"/>
          <w:divBdr>
            <w:top w:val="none" w:sz="0" w:space="0" w:color="auto"/>
            <w:left w:val="none" w:sz="0" w:space="0" w:color="auto"/>
            <w:bottom w:val="none" w:sz="0" w:space="0" w:color="auto"/>
            <w:right w:val="none" w:sz="0" w:space="0" w:color="auto"/>
          </w:divBdr>
        </w:div>
        <w:div w:id="380977375">
          <w:marLeft w:val="1166"/>
          <w:marRight w:val="0"/>
          <w:marTop w:val="62"/>
          <w:marBottom w:val="0"/>
          <w:divBdr>
            <w:top w:val="none" w:sz="0" w:space="0" w:color="auto"/>
            <w:left w:val="none" w:sz="0" w:space="0" w:color="auto"/>
            <w:bottom w:val="none" w:sz="0" w:space="0" w:color="auto"/>
            <w:right w:val="none" w:sz="0" w:space="0" w:color="auto"/>
          </w:divBdr>
        </w:div>
        <w:div w:id="1469201581">
          <w:marLeft w:val="1800"/>
          <w:marRight w:val="0"/>
          <w:marTop w:val="53"/>
          <w:marBottom w:val="0"/>
          <w:divBdr>
            <w:top w:val="none" w:sz="0" w:space="0" w:color="auto"/>
            <w:left w:val="none" w:sz="0" w:space="0" w:color="auto"/>
            <w:bottom w:val="none" w:sz="0" w:space="0" w:color="auto"/>
            <w:right w:val="none" w:sz="0" w:space="0" w:color="auto"/>
          </w:divBdr>
        </w:div>
        <w:div w:id="147869513">
          <w:marLeft w:val="547"/>
          <w:marRight w:val="0"/>
          <w:marTop w:val="72"/>
          <w:marBottom w:val="0"/>
          <w:divBdr>
            <w:top w:val="none" w:sz="0" w:space="0" w:color="auto"/>
            <w:left w:val="none" w:sz="0" w:space="0" w:color="auto"/>
            <w:bottom w:val="none" w:sz="0" w:space="0" w:color="auto"/>
            <w:right w:val="none" w:sz="0" w:space="0" w:color="auto"/>
          </w:divBdr>
        </w:div>
        <w:div w:id="644744164">
          <w:marLeft w:val="1166"/>
          <w:marRight w:val="0"/>
          <w:marTop w:val="62"/>
          <w:marBottom w:val="0"/>
          <w:divBdr>
            <w:top w:val="none" w:sz="0" w:space="0" w:color="auto"/>
            <w:left w:val="none" w:sz="0" w:space="0" w:color="auto"/>
            <w:bottom w:val="none" w:sz="0" w:space="0" w:color="auto"/>
            <w:right w:val="none" w:sz="0" w:space="0" w:color="auto"/>
          </w:divBdr>
        </w:div>
        <w:div w:id="590239911">
          <w:marLeft w:val="1166"/>
          <w:marRight w:val="0"/>
          <w:marTop w:val="62"/>
          <w:marBottom w:val="0"/>
          <w:divBdr>
            <w:top w:val="none" w:sz="0" w:space="0" w:color="auto"/>
            <w:left w:val="none" w:sz="0" w:space="0" w:color="auto"/>
            <w:bottom w:val="none" w:sz="0" w:space="0" w:color="auto"/>
            <w:right w:val="none" w:sz="0" w:space="0" w:color="auto"/>
          </w:divBdr>
        </w:div>
        <w:div w:id="25831077">
          <w:marLeft w:val="1800"/>
          <w:marRight w:val="0"/>
          <w:marTop w:val="53"/>
          <w:marBottom w:val="0"/>
          <w:divBdr>
            <w:top w:val="none" w:sz="0" w:space="0" w:color="auto"/>
            <w:left w:val="none" w:sz="0" w:space="0" w:color="auto"/>
            <w:bottom w:val="none" w:sz="0" w:space="0" w:color="auto"/>
            <w:right w:val="none" w:sz="0" w:space="0" w:color="auto"/>
          </w:divBdr>
        </w:div>
        <w:div w:id="496579392">
          <w:marLeft w:val="547"/>
          <w:marRight w:val="0"/>
          <w:marTop w:val="72"/>
          <w:marBottom w:val="0"/>
          <w:divBdr>
            <w:top w:val="none" w:sz="0" w:space="0" w:color="auto"/>
            <w:left w:val="none" w:sz="0" w:space="0" w:color="auto"/>
            <w:bottom w:val="none" w:sz="0" w:space="0" w:color="auto"/>
            <w:right w:val="none" w:sz="0" w:space="0" w:color="auto"/>
          </w:divBdr>
        </w:div>
        <w:div w:id="1598178477">
          <w:marLeft w:val="1166"/>
          <w:marRight w:val="0"/>
          <w:marTop w:val="62"/>
          <w:marBottom w:val="0"/>
          <w:divBdr>
            <w:top w:val="none" w:sz="0" w:space="0" w:color="auto"/>
            <w:left w:val="none" w:sz="0" w:space="0" w:color="auto"/>
            <w:bottom w:val="none" w:sz="0" w:space="0" w:color="auto"/>
            <w:right w:val="none" w:sz="0" w:space="0" w:color="auto"/>
          </w:divBdr>
        </w:div>
        <w:div w:id="762802535">
          <w:marLeft w:val="1166"/>
          <w:marRight w:val="0"/>
          <w:marTop w:val="62"/>
          <w:marBottom w:val="0"/>
          <w:divBdr>
            <w:top w:val="none" w:sz="0" w:space="0" w:color="auto"/>
            <w:left w:val="none" w:sz="0" w:space="0" w:color="auto"/>
            <w:bottom w:val="none" w:sz="0" w:space="0" w:color="auto"/>
            <w:right w:val="none" w:sz="0" w:space="0" w:color="auto"/>
          </w:divBdr>
        </w:div>
        <w:div w:id="241961631">
          <w:marLeft w:val="1800"/>
          <w:marRight w:val="0"/>
          <w:marTop w:val="53"/>
          <w:marBottom w:val="0"/>
          <w:divBdr>
            <w:top w:val="none" w:sz="0" w:space="0" w:color="auto"/>
            <w:left w:val="none" w:sz="0" w:space="0" w:color="auto"/>
            <w:bottom w:val="none" w:sz="0" w:space="0" w:color="auto"/>
            <w:right w:val="none" w:sz="0" w:space="0" w:color="auto"/>
          </w:divBdr>
        </w:div>
        <w:div w:id="1332949235">
          <w:marLeft w:val="547"/>
          <w:marRight w:val="0"/>
          <w:marTop w:val="72"/>
          <w:marBottom w:val="0"/>
          <w:divBdr>
            <w:top w:val="none" w:sz="0" w:space="0" w:color="auto"/>
            <w:left w:val="none" w:sz="0" w:space="0" w:color="auto"/>
            <w:bottom w:val="none" w:sz="0" w:space="0" w:color="auto"/>
            <w:right w:val="none" w:sz="0" w:space="0" w:color="auto"/>
          </w:divBdr>
        </w:div>
        <w:div w:id="1158306329">
          <w:marLeft w:val="1166"/>
          <w:marRight w:val="0"/>
          <w:marTop w:val="62"/>
          <w:marBottom w:val="0"/>
          <w:divBdr>
            <w:top w:val="none" w:sz="0" w:space="0" w:color="auto"/>
            <w:left w:val="none" w:sz="0" w:space="0" w:color="auto"/>
            <w:bottom w:val="none" w:sz="0" w:space="0" w:color="auto"/>
            <w:right w:val="none" w:sz="0" w:space="0" w:color="auto"/>
          </w:divBdr>
        </w:div>
        <w:div w:id="2095514510">
          <w:marLeft w:val="1166"/>
          <w:marRight w:val="0"/>
          <w:marTop w:val="62"/>
          <w:marBottom w:val="0"/>
          <w:divBdr>
            <w:top w:val="none" w:sz="0" w:space="0" w:color="auto"/>
            <w:left w:val="none" w:sz="0" w:space="0" w:color="auto"/>
            <w:bottom w:val="none" w:sz="0" w:space="0" w:color="auto"/>
            <w:right w:val="none" w:sz="0" w:space="0" w:color="auto"/>
          </w:divBdr>
        </w:div>
        <w:div w:id="181632722">
          <w:marLeft w:val="1800"/>
          <w:marRight w:val="0"/>
          <w:marTop w:val="53"/>
          <w:marBottom w:val="0"/>
          <w:divBdr>
            <w:top w:val="none" w:sz="0" w:space="0" w:color="auto"/>
            <w:left w:val="none" w:sz="0" w:space="0" w:color="auto"/>
            <w:bottom w:val="none" w:sz="0" w:space="0" w:color="auto"/>
            <w:right w:val="none" w:sz="0" w:space="0" w:color="auto"/>
          </w:divBdr>
        </w:div>
        <w:div w:id="259073800">
          <w:marLeft w:val="1800"/>
          <w:marRight w:val="0"/>
          <w:marTop w:val="53"/>
          <w:marBottom w:val="0"/>
          <w:divBdr>
            <w:top w:val="none" w:sz="0" w:space="0" w:color="auto"/>
            <w:left w:val="none" w:sz="0" w:space="0" w:color="auto"/>
            <w:bottom w:val="none" w:sz="0" w:space="0" w:color="auto"/>
            <w:right w:val="none" w:sz="0" w:space="0" w:color="auto"/>
          </w:divBdr>
        </w:div>
        <w:div w:id="1207795077">
          <w:marLeft w:val="1800"/>
          <w:marRight w:val="0"/>
          <w:marTop w:val="53"/>
          <w:marBottom w:val="0"/>
          <w:divBdr>
            <w:top w:val="none" w:sz="0" w:space="0" w:color="auto"/>
            <w:left w:val="none" w:sz="0" w:space="0" w:color="auto"/>
            <w:bottom w:val="none" w:sz="0" w:space="0" w:color="auto"/>
            <w:right w:val="none" w:sz="0" w:space="0" w:color="auto"/>
          </w:divBdr>
        </w:div>
        <w:div w:id="1897010503">
          <w:marLeft w:val="1800"/>
          <w:marRight w:val="0"/>
          <w:marTop w:val="53"/>
          <w:marBottom w:val="0"/>
          <w:divBdr>
            <w:top w:val="none" w:sz="0" w:space="0" w:color="auto"/>
            <w:left w:val="none" w:sz="0" w:space="0" w:color="auto"/>
            <w:bottom w:val="none" w:sz="0" w:space="0" w:color="auto"/>
            <w:right w:val="none" w:sz="0" w:space="0" w:color="auto"/>
          </w:divBdr>
        </w:div>
        <w:div w:id="491288735">
          <w:marLeft w:val="1800"/>
          <w:marRight w:val="0"/>
          <w:marTop w:val="53"/>
          <w:marBottom w:val="0"/>
          <w:divBdr>
            <w:top w:val="none" w:sz="0" w:space="0" w:color="auto"/>
            <w:left w:val="none" w:sz="0" w:space="0" w:color="auto"/>
            <w:bottom w:val="none" w:sz="0" w:space="0" w:color="auto"/>
            <w:right w:val="none" w:sz="0" w:space="0" w:color="auto"/>
          </w:divBdr>
        </w:div>
        <w:div w:id="1117287005">
          <w:marLeft w:val="547"/>
          <w:marRight w:val="0"/>
          <w:marTop w:val="72"/>
          <w:marBottom w:val="0"/>
          <w:divBdr>
            <w:top w:val="none" w:sz="0" w:space="0" w:color="auto"/>
            <w:left w:val="none" w:sz="0" w:space="0" w:color="auto"/>
            <w:bottom w:val="none" w:sz="0" w:space="0" w:color="auto"/>
            <w:right w:val="none" w:sz="0" w:space="0" w:color="auto"/>
          </w:divBdr>
        </w:div>
      </w:divsChild>
    </w:div>
    <w:div w:id="2033652433">
      <w:bodyDiv w:val="1"/>
      <w:marLeft w:val="0"/>
      <w:marRight w:val="0"/>
      <w:marTop w:val="0"/>
      <w:marBottom w:val="0"/>
      <w:divBdr>
        <w:top w:val="none" w:sz="0" w:space="0" w:color="auto"/>
        <w:left w:val="none" w:sz="0" w:space="0" w:color="auto"/>
        <w:bottom w:val="none" w:sz="0" w:space="0" w:color="auto"/>
        <w:right w:val="none" w:sz="0" w:space="0" w:color="auto"/>
      </w:divBdr>
    </w:div>
    <w:div w:id="2040473096">
      <w:bodyDiv w:val="1"/>
      <w:marLeft w:val="0"/>
      <w:marRight w:val="0"/>
      <w:marTop w:val="0"/>
      <w:marBottom w:val="0"/>
      <w:divBdr>
        <w:top w:val="none" w:sz="0" w:space="0" w:color="auto"/>
        <w:left w:val="none" w:sz="0" w:space="0" w:color="auto"/>
        <w:bottom w:val="none" w:sz="0" w:space="0" w:color="auto"/>
        <w:right w:val="none" w:sz="0" w:space="0" w:color="auto"/>
      </w:divBdr>
    </w:div>
    <w:div w:id="211323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en.wikipedia.org/wiki/Challenge%E2%80%93response_authentication"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atatracker.ietf.org/doc/rfc4122/?include_text=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AC541-EF23-467A-90AA-1017D83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5233</Words>
  <Characters>28316</Characters>
  <Application>Microsoft Office Word</Application>
  <DocSecurity>0</DocSecurity>
  <Lines>1573</Lines>
  <Paragraphs>1198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32351</CharactersWithSpaces>
  <SharedDoc>false</SharedDoc>
  <HLinks>
    <vt:vector size="1140" baseType="variant">
      <vt:variant>
        <vt:i4>458757</vt:i4>
      </vt:variant>
      <vt:variant>
        <vt:i4>1197</vt:i4>
      </vt:variant>
      <vt:variant>
        <vt:i4>0</vt:i4>
      </vt:variant>
      <vt:variant>
        <vt:i4>5</vt:i4>
      </vt:variant>
      <vt:variant>
        <vt:lpwstr>http://techdoc.kitenet.com/ic-design/projects/fusion/digital/main/dspu_sinegen/dspu_sinegen.xls</vt:lpwstr>
      </vt:variant>
      <vt:variant>
        <vt:lpwstr/>
      </vt:variant>
      <vt:variant>
        <vt:i4>458757</vt:i4>
      </vt:variant>
      <vt:variant>
        <vt:i4>1194</vt:i4>
      </vt:variant>
      <vt:variant>
        <vt:i4>0</vt:i4>
      </vt:variant>
      <vt:variant>
        <vt:i4>5</vt:i4>
      </vt:variant>
      <vt:variant>
        <vt:lpwstr>http://techdoc.kitenet.com/ic-design/projects/fusion/digital/main/dspu_sinegen/dspu_sinegen.xls</vt:lpwstr>
      </vt:variant>
      <vt:variant>
        <vt:lpwstr/>
      </vt:variant>
      <vt:variant>
        <vt:i4>4915309</vt:i4>
      </vt:variant>
      <vt:variant>
        <vt:i4>1023</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3473524</vt:i4>
      </vt:variant>
      <vt:variant>
        <vt:i4>1020</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6029341</vt:i4>
      </vt:variant>
      <vt:variant>
        <vt:i4>1014</vt:i4>
      </vt:variant>
      <vt:variant>
        <vt:i4>0</vt:i4>
      </vt:variant>
      <vt:variant>
        <vt:i4>5</vt:i4>
      </vt:variant>
      <vt:variant>
        <vt:lpwstr>http://techdoc.kitenet.com/ic-design/projects/fusion/web/releases/platform_package/alpha-2.0/Fusion_DSP_Programmers_Reference_Manual.doc</vt:lpwstr>
      </vt:variant>
      <vt:variant>
        <vt:lpwstr>dspu_adir.mode.state</vt:lpwstr>
      </vt:variant>
      <vt:variant>
        <vt:i4>6029341</vt:i4>
      </vt:variant>
      <vt:variant>
        <vt:i4>1011</vt:i4>
      </vt:variant>
      <vt:variant>
        <vt:i4>0</vt:i4>
      </vt:variant>
      <vt:variant>
        <vt:i4>5</vt:i4>
      </vt:variant>
      <vt:variant>
        <vt:lpwstr>http://techdoc.kitenet.com/ic-design/projects/fusion/web/releases/platform_package/alpha-2.0/Fusion_DSP_Programmers_Reference_Manual.doc</vt:lpwstr>
      </vt:variant>
      <vt:variant>
        <vt:lpwstr>dspu_adir.mode.state</vt:lpwstr>
      </vt:variant>
      <vt:variant>
        <vt:i4>8257594</vt:i4>
      </vt:variant>
      <vt:variant>
        <vt:i4>1008</vt:i4>
      </vt:variant>
      <vt:variant>
        <vt:i4>0</vt:i4>
      </vt:variant>
      <vt:variant>
        <vt:i4>5</vt:i4>
      </vt:variant>
      <vt:variant>
        <vt:lpwstr>http://techdoc.kitenet.com/ic-design/projects/fusion/web/releases/platform_package/alpha-2.0/Fusion_DSP_Programmers_Reference_Manual.doc</vt:lpwstr>
      </vt:variant>
      <vt:variant>
        <vt:lpwstr>dspu_adir.prog.shift_gain_out</vt:lpwstr>
      </vt:variant>
      <vt:variant>
        <vt:i4>3473524</vt:i4>
      </vt:variant>
      <vt:variant>
        <vt:i4>1005</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1002</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999</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996</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993</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990</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3473534</vt:i4>
      </vt:variant>
      <vt:variant>
        <vt:i4>987</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3473534</vt:i4>
      </vt:variant>
      <vt:variant>
        <vt:i4>984</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3473534</vt:i4>
      </vt:variant>
      <vt:variant>
        <vt:i4>981</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3473534</vt:i4>
      </vt:variant>
      <vt:variant>
        <vt:i4>978</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6160432</vt:i4>
      </vt:variant>
      <vt:variant>
        <vt:i4>975</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6160432</vt:i4>
      </vt:variant>
      <vt:variant>
        <vt:i4>972</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6160432</vt:i4>
      </vt:variant>
      <vt:variant>
        <vt:i4>969</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7077968</vt:i4>
      </vt:variant>
      <vt:variant>
        <vt:i4>966</vt:i4>
      </vt:variant>
      <vt:variant>
        <vt:i4>0</vt:i4>
      </vt:variant>
      <vt:variant>
        <vt:i4>5</vt:i4>
      </vt:variant>
      <vt:variant>
        <vt:lpwstr>http://techdoc.kitenet.com/ic-design/projects/fusion/web/releases/platform_package/alpha-2.0/Fusion_DSP_Programmers_Reference_Manual.doc</vt:lpwstr>
      </vt:variant>
      <vt:variant>
        <vt:lpwstr>dspu_adir.fixed.match_init_val_2</vt:lpwstr>
      </vt:variant>
      <vt:variant>
        <vt:i4>7077968</vt:i4>
      </vt:variant>
      <vt:variant>
        <vt:i4>963</vt:i4>
      </vt:variant>
      <vt:variant>
        <vt:i4>0</vt:i4>
      </vt:variant>
      <vt:variant>
        <vt:i4>5</vt:i4>
      </vt:variant>
      <vt:variant>
        <vt:lpwstr>http://techdoc.kitenet.com/ic-design/projects/fusion/web/releases/platform_package/alpha-2.0/Fusion_DSP_Programmers_Reference_Manual.doc</vt:lpwstr>
      </vt:variant>
      <vt:variant>
        <vt:lpwstr>dspu_adir.fixed.match_init_val_2</vt:lpwstr>
      </vt:variant>
      <vt:variant>
        <vt:i4>7274576</vt:i4>
      </vt:variant>
      <vt:variant>
        <vt:i4>960</vt:i4>
      </vt:variant>
      <vt:variant>
        <vt:i4>0</vt:i4>
      </vt:variant>
      <vt:variant>
        <vt:i4>5</vt:i4>
      </vt:variant>
      <vt:variant>
        <vt:lpwstr>http://techdoc.kitenet.com/ic-design/projects/fusion/web/releases/platform_package/alpha-2.0/Fusion_DSP_Programmers_Reference_Manual.doc</vt:lpwstr>
      </vt:variant>
      <vt:variant>
        <vt:lpwstr>dspu_adir.fixed.match_init_val_1</vt:lpwstr>
      </vt:variant>
      <vt:variant>
        <vt:i4>7274576</vt:i4>
      </vt:variant>
      <vt:variant>
        <vt:i4>957</vt:i4>
      </vt:variant>
      <vt:variant>
        <vt:i4>0</vt:i4>
      </vt:variant>
      <vt:variant>
        <vt:i4>5</vt:i4>
      </vt:variant>
      <vt:variant>
        <vt:lpwstr>http://techdoc.kitenet.com/ic-design/projects/fusion/web/releases/platform_package/alpha-2.0/Fusion_DSP_Programmers_Reference_Manual.doc</vt:lpwstr>
      </vt:variant>
      <vt:variant>
        <vt:lpwstr>dspu_adir.fixed.match_init_val_1</vt:lpwstr>
      </vt:variant>
      <vt:variant>
        <vt:i4>3014756</vt:i4>
      </vt:variant>
      <vt:variant>
        <vt:i4>954</vt:i4>
      </vt:variant>
      <vt:variant>
        <vt:i4>0</vt:i4>
      </vt:variant>
      <vt:variant>
        <vt:i4>5</vt:i4>
      </vt:variant>
      <vt:variant>
        <vt:lpwstr>http://techdoc.kitenet.com/ic-design/projects/fusion/web/releases/platform_package/alpha-2.0/Fusion_DSP_Programmers_Reference_Manual.doc</vt:lpwstr>
      </vt:variant>
      <vt:variant>
        <vt:lpwstr>dspu_adir.fixed.match_filter_sel</vt:lpwstr>
      </vt:variant>
      <vt:variant>
        <vt:i4>2752580</vt:i4>
      </vt:variant>
      <vt:variant>
        <vt:i4>951</vt:i4>
      </vt:variant>
      <vt:variant>
        <vt:i4>0</vt:i4>
      </vt:variant>
      <vt:variant>
        <vt:i4>5</vt:i4>
      </vt:variant>
      <vt:variant>
        <vt:lpwstr>http://techdoc.kitenet.com/ic-design/projects/fusion/web/releases/platform_package/alpha-2.0/Fusion_DSP_Programmers_Reference_Manual.doc</vt:lpwstr>
      </vt:variant>
      <vt:variant>
        <vt:lpwstr>dspu_adir.mode.match_alpha</vt:lpwstr>
      </vt:variant>
      <vt:variant>
        <vt:i4>6422558</vt:i4>
      </vt:variant>
      <vt:variant>
        <vt:i4>948</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945</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942</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1114206</vt:i4>
      </vt:variant>
      <vt:variant>
        <vt:i4>939</vt:i4>
      </vt:variant>
      <vt:variant>
        <vt:i4>0</vt:i4>
      </vt:variant>
      <vt:variant>
        <vt:i4>5</vt:i4>
      </vt:variant>
      <vt:variant>
        <vt:lpwstr>http://techdoc.kitenet.com/ic-design/projects/fusion/web/releases/platform_package/alpha-2.0/Fusion_DSP_Programmers_Reference_Manual.doc</vt:lpwstr>
      </vt:variant>
      <vt:variant>
        <vt:lpwstr>dspu_adir.prog.fader_gain_omni</vt:lpwstr>
      </vt:variant>
      <vt:variant>
        <vt:i4>7471105</vt:i4>
      </vt:variant>
      <vt:variant>
        <vt:i4>936</vt:i4>
      </vt:variant>
      <vt:variant>
        <vt:i4>0</vt:i4>
      </vt:variant>
      <vt:variant>
        <vt:i4>5</vt:i4>
      </vt:variant>
      <vt:variant>
        <vt:lpwstr>http://techdoc.kitenet.com/ic-design/projects/fusion/web/releases/platform_package/alpha-2.0/Fusion_DSP_Programmers_Reference_Manual.doc</vt:lpwstr>
      </vt:variant>
      <vt:variant>
        <vt:lpwstr>dspu_adir.prog.fader_gain_lf_omni</vt:lpwstr>
      </vt:variant>
      <vt:variant>
        <vt:i4>8126523</vt:i4>
      </vt:variant>
      <vt:variant>
        <vt:i4>933</vt:i4>
      </vt:variant>
      <vt:variant>
        <vt:i4>0</vt:i4>
      </vt:variant>
      <vt:variant>
        <vt:i4>5</vt:i4>
      </vt:variant>
      <vt:variant>
        <vt:lpwstr>http://techdoc.kitenet.com/ic-design/projects/fusion/web/releases/platform_package/alpha-2.0/Fusion_DSP_Programmers_Reference_Manual.doc</vt:lpwstr>
      </vt:variant>
      <vt:variant>
        <vt:lpwstr>dspu_adir.prog.fader_gain_dir</vt:lpwstr>
      </vt:variant>
      <vt:variant>
        <vt:i4>720983</vt:i4>
      </vt:variant>
      <vt:variant>
        <vt:i4>930</vt:i4>
      </vt:variant>
      <vt:variant>
        <vt:i4>0</vt:i4>
      </vt:variant>
      <vt:variant>
        <vt:i4>5</vt:i4>
      </vt:variant>
      <vt:variant>
        <vt:lpwstr>http://techdoc.kitenet.com/ic-design/projects/fusion/web/releases/platform_package/alpha-2.0/Fusion_DSP_Programmers_Reference_Manual.doc</vt:lpwstr>
      </vt:variant>
      <vt:variant>
        <vt:lpwstr>dspu_adir.mode.elko_beta_limit1</vt:lpwstr>
      </vt:variant>
      <vt:variant>
        <vt:i4>720983</vt:i4>
      </vt:variant>
      <vt:variant>
        <vt:i4>927</vt:i4>
      </vt:variant>
      <vt:variant>
        <vt:i4>0</vt:i4>
      </vt:variant>
      <vt:variant>
        <vt:i4>5</vt:i4>
      </vt:variant>
      <vt:variant>
        <vt:lpwstr>http://techdoc.kitenet.com/ic-design/projects/fusion/web/releases/platform_package/alpha-2.0/Fusion_DSP_Programmers_Reference_Manual.doc</vt:lpwstr>
      </vt:variant>
      <vt:variant>
        <vt:lpwstr>dspu_adir.mode.elko_beta_limit1</vt:lpwstr>
      </vt:variant>
      <vt:variant>
        <vt:i4>8257544</vt:i4>
      </vt:variant>
      <vt:variant>
        <vt:i4>924</vt:i4>
      </vt:variant>
      <vt:variant>
        <vt:i4>0</vt:i4>
      </vt:variant>
      <vt:variant>
        <vt:i4>5</vt:i4>
      </vt:variant>
      <vt:variant>
        <vt:lpwstr>http://techdoc.kitenet.com/ic-design/projects/fusion/web/releases/platform_package/alpha-2.0/Fusion_DSP_Programmers_Reference_Manual.doc</vt:lpwstr>
      </vt:variant>
      <vt:variant>
        <vt:lpwstr>dspu_adir.mode.elko_beta1</vt:lpwstr>
      </vt:variant>
      <vt:variant>
        <vt:i4>8257544</vt:i4>
      </vt:variant>
      <vt:variant>
        <vt:i4>921</vt:i4>
      </vt:variant>
      <vt:variant>
        <vt:i4>0</vt:i4>
      </vt:variant>
      <vt:variant>
        <vt:i4>5</vt:i4>
      </vt:variant>
      <vt:variant>
        <vt:lpwstr>http://techdoc.kitenet.com/ic-design/projects/fusion/web/releases/platform_package/alpha-2.0/Fusion_DSP_Programmers_Reference_Manual.doc</vt:lpwstr>
      </vt:variant>
      <vt:variant>
        <vt:lpwstr>dspu_adir.mode.elko_beta1</vt:lpwstr>
      </vt:variant>
      <vt:variant>
        <vt:i4>7340044</vt:i4>
      </vt:variant>
      <vt:variant>
        <vt:i4>918</vt:i4>
      </vt:variant>
      <vt:variant>
        <vt:i4>0</vt:i4>
      </vt:variant>
      <vt:variant>
        <vt:i4>5</vt:i4>
      </vt:variant>
      <vt:variant>
        <vt:lpwstr>http://techdoc.kitenet.com/ic-design/projects/fusion/web/releases/platform_package/alpha-2.0/Fusion_DSP_Programmers_Reference_Manual.doc</vt:lpwstr>
      </vt:variant>
      <vt:variant>
        <vt:lpwstr>dspu_adir.prog.cardioid_mode</vt:lpwstr>
      </vt:variant>
      <vt:variant>
        <vt:i4>7340044</vt:i4>
      </vt:variant>
      <vt:variant>
        <vt:i4>915</vt:i4>
      </vt:variant>
      <vt:variant>
        <vt:i4>0</vt:i4>
      </vt:variant>
      <vt:variant>
        <vt:i4>5</vt:i4>
      </vt:variant>
      <vt:variant>
        <vt:lpwstr>http://techdoc.kitenet.com/ic-design/projects/fusion/web/releases/platform_package/alpha-2.0/Fusion_DSP_Programmers_Reference_Manual.doc</vt:lpwstr>
      </vt:variant>
      <vt:variant>
        <vt:lpwstr>dspu_adir.prog.cardioid_mode</vt:lpwstr>
      </vt:variant>
      <vt:variant>
        <vt:i4>1048673</vt:i4>
      </vt:variant>
      <vt:variant>
        <vt:i4>912</vt:i4>
      </vt:variant>
      <vt:variant>
        <vt:i4>0</vt:i4>
      </vt:variant>
      <vt:variant>
        <vt:i4>5</vt:i4>
      </vt:variant>
      <vt:variant>
        <vt:lpwstr>http://techdoc.kitenet.com/ic-design/projects/fusion/web/releases/platform_package/alpha-2.0/Fusion_DSP_Programmers_Reference_Manual.doc</vt:lpwstr>
      </vt:variant>
      <vt:variant>
        <vt:lpwstr>dspu_adir.prog.cardioid_h_enh_omni</vt:lpwstr>
      </vt:variant>
      <vt:variant>
        <vt:i4>4718701</vt:i4>
      </vt:variant>
      <vt:variant>
        <vt:i4>909</vt:i4>
      </vt:variant>
      <vt:variant>
        <vt:i4>0</vt:i4>
      </vt:variant>
      <vt:variant>
        <vt:i4>5</vt:i4>
      </vt:variant>
      <vt:variant>
        <vt:lpwstr>http://techdoc.kitenet.com/ic-design/projects/fusion/web/releases/platform_package/alpha-2.0/Fusion_DSP_Programmers_Reference_Manual.doc</vt:lpwstr>
      </vt:variant>
      <vt:variant>
        <vt:lpwstr>dspu_adir.prog.cardioid_h21</vt:lpwstr>
      </vt:variant>
      <vt:variant>
        <vt:i4>4915309</vt:i4>
      </vt:variant>
      <vt:variant>
        <vt:i4>906</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8126474</vt:i4>
      </vt:variant>
      <vt:variant>
        <vt:i4>903</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8126474</vt:i4>
      </vt:variant>
      <vt:variant>
        <vt:i4>900</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8126523</vt:i4>
      </vt:variant>
      <vt:variant>
        <vt:i4>897</vt:i4>
      </vt:variant>
      <vt:variant>
        <vt:i4>0</vt:i4>
      </vt:variant>
      <vt:variant>
        <vt:i4>5</vt:i4>
      </vt:variant>
      <vt:variant>
        <vt:lpwstr>http://techdoc.kitenet.com/ic-design/projects/fusion/web/releases/platform_package/alpha-2.0/Fusion_DSP_Programmers_Reference_Manual.doc</vt:lpwstr>
      </vt:variant>
      <vt:variant>
        <vt:lpwstr>dspu_adir.prog.fader_gain_dir</vt:lpwstr>
      </vt:variant>
      <vt:variant>
        <vt:i4>1048673</vt:i4>
      </vt:variant>
      <vt:variant>
        <vt:i4>894</vt:i4>
      </vt:variant>
      <vt:variant>
        <vt:i4>0</vt:i4>
      </vt:variant>
      <vt:variant>
        <vt:i4>5</vt:i4>
      </vt:variant>
      <vt:variant>
        <vt:lpwstr>http://techdoc.kitenet.com/ic-design/projects/fusion/web/releases/platform_package/alpha-2.0/Fusion_DSP_Programmers_Reference_Manual.doc</vt:lpwstr>
      </vt:variant>
      <vt:variant>
        <vt:lpwstr>dspu_adir.prog.cardioid_h_enh_omni</vt:lpwstr>
      </vt:variant>
      <vt:variant>
        <vt:i4>4718701</vt:i4>
      </vt:variant>
      <vt:variant>
        <vt:i4>891</vt:i4>
      </vt:variant>
      <vt:variant>
        <vt:i4>0</vt:i4>
      </vt:variant>
      <vt:variant>
        <vt:i4>5</vt:i4>
      </vt:variant>
      <vt:variant>
        <vt:lpwstr>http://techdoc.kitenet.com/ic-design/projects/fusion/web/releases/platform_package/alpha-2.0/Fusion_DSP_Programmers_Reference_Manual.doc</vt:lpwstr>
      </vt:variant>
      <vt:variant>
        <vt:lpwstr>dspu_adir.prog.cardioid_h21</vt:lpwstr>
      </vt:variant>
      <vt:variant>
        <vt:i4>4915309</vt:i4>
      </vt:variant>
      <vt:variant>
        <vt:i4>888</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8126474</vt:i4>
      </vt:variant>
      <vt:variant>
        <vt:i4>885</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8126474</vt:i4>
      </vt:variant>
      <vt:variant>
        <vt:i4>882</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6422558</vt:i4>
      </vt:variant>
      <vt:variant>
        <vt:i4>879</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876</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3473524</vt:i4>
      </vt:variant>
      <vt:variant>
        <vt:i4>873</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870</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720983</vt:i4>
      </vt:variant>
      <vt:variant>
        <vt:i4>867</vt:i4>
      </vt:variant>
      <vt:variant>
        <vt:i4>0</vt:i4>
      </vt:variant>
      <vt:variant>
        <vt:i4>5</vt:i4>
      </vt:variant>
      <vt:variant>
        <vt:lpwstr>http://techdoc.kitenet.com/ic-design/projects/fusion/web/releases/platform_package/alpha-2.0/Fusion_DSP_Programmers_Reference_Manual.doc</vt:lpwstr>
      </vt:variant>
      <vt:variant>
        <vt:lpwstr>dspu_adir.mode.elko_beta_limit1</vt:lpwstr>
      </vt:variant>
      <vt:variant>
        <vt:i4>720983</vt:i4>
      </vt:variant>
      <vt:variant>
        <vt:i4>864</vt:i4>
      </vt:variant>
      <vt:variant>
        <vt:i4>0</vt:i4>
      </vt:variant>
      <vt:variant>
        <vt:i4>5</vt:i4>
      </vt:variant>
      <vt:variant>
        <vt:lpwstr>http://techdoc.kitenet.com/ic-design/projects/fusion/web/releases/platform_package/alpha-2.0/Fusion_DSP_Programmers_Reference_Manual.doc</vt:lpwstr>
      </vt:variant>
      <vt:variant>
        <vt:lpwstr>dspu_adir.mode.elko_beta_limit1</vt:lpwstr>
      </vt:variant>
      <vt:variant>
        <vt:i4>8257544</vt:i4>
      </vt:variant>
      <vt:variant>
        <vt:i4>861</vt:i4>
      </vt:variant>
      <vt:variant>
        <vt:i4>0</vt:i4>
      </vt:variant>
      <vt:variant>
        <vt:i4>5</vt:i4>
      </vt:variant>
      <vt:variant>
        <vt:lpwstr>http://techdoc.kitenet.com/ic-design/projects/fusion/web/releases/platform_package/alpha-2.0/Fusion_DSP_Programmers_Reference_Manual.doc</vt:lpwstr>
      </vt:variant>
      <vt:variant>
        <vt:lpwstr>dspu_adir.mode.elko_beta1</vt:lpwstr>
      </vt:variant>
      <vt:variant>
        <vt:i4>8257544</vt:i4>
      </vt:variant>
      <vt:variant>
        <vt:i4>858</vt:i4>
      </vt:variant>
      <vt:variant>
        <vt:i4>0</vt:i4>
      </vt:variant>
      <vt:variant>
        <vt:i4>5</vt:i4>
      </vt:variant>
      <vt:variant>
        <vt:lpwstr>http://techdoc.kitenet.com/ic-design/projects/fusion/web/releases/platform_package/alpha-2.0/Fusion_DSP_Programmers_Reference_Manual.doc</vt:lpwstr>
      </vt:variant>
      <vt:variant>
        <vt:lpwstr>dspu_adir.mode.elko_beta1</vt:lpwstr>
      </vt:variant>
      <vt:variant>
        <vt:i4>3473524</vt:i4>
      </vt:variant>
      <vt:variant>
        <vt:i4>855</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4718701</vt:i4>
      </vt:variant>
      <vt:variant>
        <vt:i4>852</vt:i4>
      </vt:variant>
      <vt:variant>
        <vt:i4>0</vt:i4>
      </vt:variant>
      <vt:variant>
        <vt:i4>5</vt:i4>
      </vt:variant>
      <vt:variant>
        <vt:lpwstr>http://techdoc.kitenet.com/ic-design/projects/fusion/web/releases/platform_package/alpha-2.0/Fusion_DSP_Programmers_Reference_Manual.doc</vt:lpwstr>
      </vt:variant>
      <vt:variant>
        <vt:lpwstr>dspu_adir.prog.cardioid_h21</vt:lpwstr>
      </vt:variant>
      <vt:variant>
        <vt:i4>4915309</vt:i4>
      </vt:variant>
      <vt:variant>
        <vt:i4>849</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8126474</vt:i4>
      </vt:variant>
      <vt:variant>
        <vt:i4>846</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8126474</vt:i4>
      </vt:variant>
      <vt:variant>
        <vt:i4>843</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6422558</vt:i4>
      </vt:variant>
      <vt:variant>
        <vt:i4>840</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837</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3473524</vt:i4>
      </vt:variant>
      <vt:variant>
        <vt:i4>834</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2359388</vt:i4>
      </vt:variant>
      <vt:variant>
        <vt:i4>831</vt:i4>
      </vt:variant>
      <vt:variant>
        <vt:i4>0</vt:i4>
      </vt:variant>
      <vt:variant>
        <vt:i4>5</vt:i4>
      </vt:variant>
      <vt:variant>
        <vt:lpwstr>http://techdoc.kitenet.com/ic-design/projects/fusion/web/releases/platform_package/alpha-2.0/Fusion_DSP_Programmers_Reference_Manual.doc</vt:lpwstr>
      </vt:variant>
      <vt:variant>
        <vt:lpwstr>dspu_adir.snooping1.elko_beta1</vt:lpwstr>
      </vt:variant>
      <vt:variant>
        <vt:i4>3473524</vt:i4>
      </vt:variant>
      <vt:variant>
        <vt:i4>828</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4718701</vt:i4>
      </vt:variant>
      <vt:variant>
        <vt:i4>825</vt:i4>
      </vt:variant>
      <vt:variant>
        <vt:i4>0</vt:i4>
      </vt:variant>
      <vt:variant>
        <vt:i4>5</vt:i4>
      </vt:variant>
      <vt:variant>
        <vt:lpwstr>http://techdoc.kitenet.com/ic-design/projects/fusion/web/releases/platform_package/alpha-2.0/Fusion_DSP_Programmers_Reference_Manual.doc</vt:lpwstr>
      </vt:variant>
      <vt:variant>
        <vt:lpwstr>dspu_adir.prog.cardioid_h21</vt:lpwstr>
      </vt:variant>
      <vt:variant>
        <vt:i4>4915309</vt:i4>
      </vt:variant>
      <vt:variant>
        <vt:i4>822</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8126474</vt:i4>
      </vt:variant>
      <vt:variant>
        <vt:i4>819</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8126474</vt:i4>
      </vt:variant>
      <vt:variant>
        <vt:i4>816</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6422558</vt:i4>
      </vt:variant>
      <vt:variant>
        <vt:i4>801</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798</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6422558</vt:i4>
      </vt:variant>
      <vt:variant>
        <vt:i4>795</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3473524</vt:i4>
      </vt:variant>
      <vt:variant>
        <vt:i4>792</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789</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3473524</vt:i4>
      </vt:variant>
      <vt:variant>
        <vt:i4>786</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8257544</vt:i4>
      </vt:variant>
      <vt:variant>
        <vt:i4>783</vt:i4>
      </vt:variant>
      <vt:variant>
        <vt:i4>0</vt:i4>
      </vt:variant>
      <vt:variant>
        <vt:i4>5</vt:i4>
      </vt:variant>
      <vt:variant>
        <vt:lpwstr>http://techdoc.kitenet.com/ic-design/projects/fusion/web/releases/platform_package/alpha-2.0/Fusion_DSP_Programmers_Reference_Manual.doc</vt:lpwstr>
      </vt:variant>
      <vt:variant>
        <vt:lpwstr>dspu_adir.mode.elko_beta1</vt:lpwstr>
      </vt:variant>
      <vt:variant>
        <vt:i4>3473524</vt:i4>
      </vt:variant>
      <vt:variant>
        <vt:i4>780</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6029341</vt:i4>
      </vt:variant>
      <vt:variant>
        <vt:i4>777</vt:i4>
      </vt:variant>
      <vt:variant>
        <vt:i4>0</vt:i4>
      </vt:variant>
      <vt:variant>
        <vt:i4>5</vt:i4>
      </vt:variant>
      <vt:variant>
        <vt:lpwstr>http://techdoc.kitenet.com/ic-design/projects/fusion/web/releases/platform_package/alpha-2.0/Fusion_DSP_Programmers_Reference_Manual.doc</vt:lpwstr>
      </vt:variant>
      <vt:variant>
        <vt:lpwstr>dspu_adir.mode.state</vt:lpwstr>
      </vt:variant>
      <vt:variant>
        <vt:i4>7733288</vt:i4>
      </vt:variant>
      <vt:variant>
        <vt:i4>774</vt:i4>
      </vt:variant>
      <vt:variant>
        <vt:i4>0</vt:i4>
      </vt:variant>
      <vt:variant>
        <vt:i4>5</vt:i4>
      </vt:variant>
      <vt:variant>
        <vt:lpwstr>http://techdoc.kitenet.com/ic-design/projects/fusion/web/releases/platform_package/alpha-2.0/Fusion_DSP_Programmers_Reference_Manual.doc</vt:lpwstr>
      </vt:variant>
      <vt:variant>
        <vt:lpwstr>dspu_dfc.dfc.delay</vt:lpwstr>
      </vt:variant>
      <vt:variant>
        <vt:i4>3473524</vt:i4>
      </vt:variant>
      <vt:variant>
        <vt:i4>771</vt:i4>
      </vt:variant>
      <vt:variant>
        <vt:i4>0</vt:i4>
      </vt:variant>
      <vt:variant>
        <vt:i4>5</vt:i4>
      </vt:variant>
      <vt:variant>
        <vt:lpwstr>http://techdoc.kitenet.com/ic-design/projects/fusion/web/releases/platform_package/alpha-2.0/Fusion_DSP_Programmers_Reference_Manual.doc</vt:lpwstr>
      </vt:variant>
      <vt:variant>
        <vt:lpwstr>dspu_adir.mode.misc</vt:lpwstr>
      </vt:variant>
      <vt:variant>
        <vt:i4>3473534</vt:i4>
      </vt:variant>
      <vt:variant>
        <vt:i4>768</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3473534</vt:i4>
      </vt:variant>
      <vt:variant>
        <vt:i4>765</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3473534</vt:i4>
      </vt:variant>
      <vt:variant>
        <vt:i4>762</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6160432</vt:i4>
      </vt:variant>
      <vt:variant>
        <vt:i4>759</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6160432</vt:i4>
      </vt:variant>
      <vt:variant>
        <vt:i4>756</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6160432</vt:i4>
      </vt:variant>
      <vt:variant>
        <vt:i4>753</vt:i4>
      </vt:variant>
      <vt:variant>
        <vt:i4>0</vt:i4>
      </vt:variant>
      <vt:variant>
        <vt:i4>5</vt:i4>
      </vt:variant>
      <vt:variant>
        <vt:lpwstr>http://techdoc.kitenet.com/ic-design/projects/fusion/web/releases/platform_package/alpha-2.0/Fusion_DSP_Programmers_Reference_Manual.doc</vt:lpwstr>
      </vt:variant>
      <vt:variant>
        <vt:lpwstr>dspu_adir.fixed.match_limit</vt:lpwstr>
      </vt:variant>
      <vt:variant>
        <vt:i4>7274576</vt:i4>
      </vt:variant>
      <vt:variant>
        <vt:i4>750</vt:i4>
      </vt:variant>
      <vt:variant>
        <vt:i4>0</vt:i4>
      </vt:variant>
      <vt:variant>
        <vt:i4>5</vt:i4>
      </vt:variant>
      <vt:variant>
        <vt:lpwstr>http://techdoc.kitenet.com/ic-design/projects/fusion/web/releases/platform_package/alpha-2.0/Fusion_DSP_Programmers_Reference_Manual.doc</vt:lpwstr>
      </vt:variant>
      <vt:variant>
        <vt:lpwstr>dspu_adir.fixed.match_init_val_1</vt:lpwstr>
      </vt:variant>
      <vt:variant>
        <vt:i4>2031659</vt:i4>
      </vt:variant>
      <vt:variant>
        <vt:i4>747</vt:i4>
      </vt:variant>
      <vt:variant>
        <vt:i4>0</vt:i4>
      </vt:variant>
      <vt:variant>
        <vt:i4>5</vt:i4>
      </vt:variant>
      <vt:variant>
        <vt:lpwstr>http://techdoc.kitenet.com/ic-design/projects/fusion/web/releases/platform_package/alpha-2.0/Fusion_DSP_Programmers_Reference_Manual.doc</vt:lpwstr>
      </vt:variant>
      <vt:variant>
        <vt:lpwstr>dspu_adir.fixed.match_filter_run_2x</vt:lpwstr>
      </vt:variant>
      <vt:variant>
        <vt:i4>3014756</vt:i4>
      </vt:variant>
      <vt:variant>
        <vt:i4>744</vt:i4>
      </vt:variant>
      <vt:variant>
        <vt:i4>0</vt:i4>
      </vt:variant>
      <vt:variant>
        <vt:i4>5</vt:i4>
      </vt:variant>
      <vt:variant>
        <vt:lpwstr>http://techdoc.kitenet.com/ic-design/projects/fusion/web/releases/platform_package/alpha-2.0/Fusion_DSP_Programmers_Reference_Manual.doc</vt:lpwstr>
      </vt:variant>
      <vt:variant>
        <vt:lpwstr>dspu_adir.fixed.match_filter_sel</vt:lpwstr>
      </vt:variant>
      <vt:variant>
        <vt:i4>2752580</vt:i4>
      </vt:variant>
      <vt:variant>
        <vt:i4>741</vt:i4>
      </vt:variant>
      <vt:variant>
        <vt:i4>0</vt:i4>
      </vt:variant>
      <vt:variant>
        <vt:i4>5</vt:i4>
      </vt:variant>
      <vt:variant>
        <vt:lpwstr>http://techdoc.kitenet.com/ic-design/projects/fusion/web/releases/platform_package/alpha-2.0/Fusion_DSP_Programmers_Reference_Manual.doc</vt:lpwstr>
      </vt:variant>
      <vt:variant>
        <vt:lpwstr>dspu_adir.mode.match_alpha</vt:lpwstr>
      </vt:variant>
      <vt:variant>
        <vt:i4>6422558</vt:i4>
      </vt:variant>
      <vt:variant>
        <vt:i4>738</vt:i4>
      </vt:variant>
      <vt:variant>
        <vt:i4>0</vt:i4>
      </vt:variant>
      <vt:variant>
        <vt:i4>5</vt:i4>
      </vt:variant>
      <vt:variant>
        <vt:lpwstr>http://techdoc.kitenet.com/ic-design/projects/fusion/web/releases/platform_package/alpha-2.0/Fusion_DSP_Programmers_Reference_Manual.doc</vt:lpwstr>
      </vt:variant>
      <vt:variant>
        <vt:lpwstr>dspu_adir.prog.lf_sel</vt:lpwstr>
      </vt:variant>
      <vt:variant>
        <vt:i4>1114206</vt:i4>
      </vt:variant>
      <vt:variant>
        <vt:i4>735</vt:i4>
      </vt:variant>
      <vt:variant>
        <vt:i4>0</vt:i4>
      </vt:variant>
      <vt:variant>
        <vt:i4>5</vt:i4>
      </vt:variant>
      <vt:variant>
        <vt:lpwstr>http://techdoc.kitenet.com/ic-design/projects/fusion/web/releases/platform_package/alpha-2.0/Fusion_DSP_Programmers_Reference_Manual.doc</vt:lpwstr>
      </vt:variant>
      <vt:variant>
        <vt:lpwstr>dspu_adir.prog.fader_gain_omni</vt:lpwstr>
      </vt:variant>
      <vt:variant>
        <vt:i4>7471105</vt:i4>
      </vt:variant>
      <vt:variant>
        <vt:i4>732</vt:i4>
      </vt:variant>
      <vt:variant>
        <vt:i4>0</vt:i4>
      </vt:variant>
      <vt:variant>
        <vt:i4>5</vt:i4>
      </vt:variant>
      <vt:variant>
        <vt:lpwstr>http://techdoc.kitenet.com/ic-design/projects/fusion/web/releases/platform_package/alpha-2.0/Fusion_DSP_Programmers_Reference_Manual.doc</vt:lpwstr>
      </vt:variant>
      <vt:variant>
        <vt:lpwstr>dspu_adir.prog.fader_gain_lf_omni</vt:lpwstr>
      </vt:variant>
      <vt:variant>
        <vt:i4>8126523</vt:i4>
      </vt:variant>
      <vt:variant>
        <vt:i4>729</vt:i4>
      </vt:variant>
      <vt:variant>
        <vt:i4>0</vt:i4>
      </vt:variant>
      <vt:variant>
        <vt:i4>5</vt:i4>
      </vt:variant>
      <vt:variant>
        <vt:lpwstr>http://techdoc.kitenet.com/ic-design/projects/fusion/web/releases/platform_package/alpha-2.0/Fusion_DSP_Programmers_Reference_Manual.doc</vt:lpwstr>
      </vt:variant>
      <vt:variant>
        <vt:lpwstr>dspu_adir.prog.fader_gain_dir</vt:lpwstr>
      </vt:variant>
      <vt:variant>
        <vt:i4>7340044</vt:i4>
      </vt:variant>
      <vt:variant>
        <vt:i4>726</vt:i4>
      </vt:variant>
      <vt:variant>
        <vt:i4>0</vt:i4>
      </vt:variant>
      <vt:variant>
        <vt:i4>5</vt:i4>
      </vt:variant>
      <vt:variant>
        <vt:lpwstr>http://techdoc.kitenet.com/ic-design/projects/fusion/web/releases/platform_package/alpha-2.0/Fusion_DSP_Programmers_Reference_Manual.doc</vt:lpwstr>
      </vt:variant>
      <vt:variant>
        <vt:lpwstr>dspu_adir.prog.cardioid_mode</vt:lpwstr>
      </vt:variant>
      <vt:variant>
        <vt:i4>3473534</vt:i4>
      </vt:variant>
      <vt:variant>
        <vt:i4>723</vt:i4>
      </vt:variant>
      <vt:variant>
        <vt:i4>0</vt:i4>
      </vt:variant>
      <vt:variant>
        <vt:i4>5</vt:i4>
      </vt:variant>
      <vt:variant>
        <vt:lpwstr>http://techdoc.kitenet.com/ic-design/projects/fusion/web/releases/platform_package/alpha-2.0/Fusion_DSP_Programmers_Reference_Manual.doc</vt:lpwstr>
      </vt:variant>
      <vt:variant>
        <vt:lpwstr>dspu_adir.mode.mcs</vt:lpwstr>
      </vt:variant>
      <vt:variant>
        <vt:i4>8126523</vt:i4>
      </vt:variant>
      <vt:variant>
        <vt:i4>717</vt:i4>
      </vt:variant>
      <vt:variant>
        <vt:i4>0</vt:i4>
      </vt:variant>
      <vt:variant>
        <vt:i4>5</vt:i4>
      </vt:variant>
      <vt:variant>
        <vt:lpwstr>http://techdoc.kitenet.com/ic-design/projects/fusion/web/releases/platform_package/alpha-2.0/Fusion_DSP_Programmers_Reference_Manual.doc</vt:lpwstr>
      </vt:variant>
      <vt:variant>
        <vt:lpwstr>dspu_adir.prog.fader_gain_dir</vt:lpwstr>
      </vt:variant>
      <vt:variant>
        <vt:i4>1048673</vt:i4>
      </vt:variant>
      <vt:variant>
        <vt:i4>714</vt:i4>
      </vt:variant>
      <vt:variant>
        <vt:i4>0</vt:i4>
      </vt:variant>
      <vt:variant>
        <vt:i4>5</vt:i4>
      </vt:variant>
      <vt:variant>
        <vt:lpwstr>http://techdoc.kitenet.com/ic-design/projects/fusion/web/releases/platform_package/alpha-2.0/Fusion_DSP_Programmers_Reference_Manual.doc</vt:lpwstr>
      </vt:variant>
      <vt:variant>
        <vt:lpwstr>dspu_adir.prog.cardioid_h_enh_omni</vt:lpwstr>
      </vt:variant>
      <vt:variant>
        <vt:i4>4718701</vt:i4>
      </vt:variant>
      <vt:variant>
        <vt:i4>711</vt:i4>
      </vt:variant>
      <vt:variant>
        <vt:i4>0</vt:i4>
      </vt:variant>
      <vt:variant>
        <vt:i4>5</vt:i4>
      </vt:variant>
      <vt:variant>
        <vt:lpwstr>http://techdoc.kitenet.com/ic-design/projects/fusion/web/releases/platform_package/alpha-2.0/Fusion_DSP_Programmers_Reference_Manual.doc</vt:lpwstr>
      </vt:variant>
      <vt:variant>
        <vt:lpwstr>dspu_adir.prog.cardioid_h21</vt:lpwstr>
      </vt:variant>
      <vt:variant>
        <vt:i4>4915309</vt:i4>
      </vt:variant>
      <vt:variant>
        <vt:i4>708</vt:i4>
      </vt:variant>
      <vt:variant>
        <vt:i4>0</vt:i4>
      </vt:variant>
      <vt:variant>
        <vt:i4>5</vt:i4>
      </vt:variant>
      <vt:variant>
        <vt:lpwstr>http://techdoc.kitenet.com/ic-design/projects/fusion/web/releases/platform_package/alpha-2.0/Fusion_DSP_Programmers_Reference_Manual.doc</vt:lpwstr>
      </vt:variant>
      <vt:variant>
        <vt:lpwstr>dspu_adir.prog.cardioid_h12</vt:lpwstr>
      </vt:variant>
      <vt:variant>
        <vt:i4>8126474</vt:i4>
      </vt:variant>
      <vt:variant>
        <vt:i4>705</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8126474</vt:i4>
      </vt:variant>
      <vt:variant>
        <vt:i4>702</vt:i4>
      </vt:variant>
      <vt:variant>
        <vt:i4>0</vt:i4>
      </vt:variant>
      <vt:variant>
        <vt:i4>5</vt:i4>
      </vt:variant>
      <vt:variant>
        <vt:lpwstr>http://techdoc.kitenet.com/ic-design/projects/fusion/web/releases/platform_package/alpha-2.0/Fusion_DSP_Programmers_Reference_Manual.doc</vt:lpwstr>
      </vt:variant>
      <vt:variant>
        <vt:lpwstr>dspu_adir.fixed.cardioid_delay</vt:lpwstr>
      </vt:variant>
      <vt:variant>
        <vt:i4>1900593</vt:i4>
      </vt:variant>
      <vt:variant>
        <vt:i4>524</vt:i4>
      </vt:variant>
      <vt:variant>
        <vt:i4>0</vt:i4>
      </vt:variant>
      <vt:variant>
        <vt:i4>5</vt:i4>
      </vt:variant>
      <vt:variant>
        <vt:lpwstr/>
      </vt:variant>
      <vt:variant>
        <vt:lpwstr>_Toc234313690</vt:lpwstr>
      </vt:variant>
      <vt:variant>
        <vt:i4>1835057</vt:i4>
      </vt:variant>
      <vt:variant>
        <vt:i4>518</vt:i4>
      </vt:variant>
      <vt:variant>
        <vt:i4>0</vt:i4>
      </vt:variant>
      <vt:variant>
        <vt:i4>5</vt:i4>
      </vt:variant>
      <vt:variant>
        <vt:lpwstr/>
      </vt:variant>
      <vt:variant>
        <vt:lpwstr>_Toc234313689</vt:lpwstr>
      </vt:variant>
      <vt:variant>
        <vt:i4>1835057</vt:i4>
      </vt:variant>
      <vt:variant>
        <vt:i4>512</vt:i4>
      </vt:variant>
      <vt:variant>
        <vt:i4>0</vt:i4>
      </vt:variant>
      <vt:variant>
        <vt:i4>5</vt:i4>
      </vt:variant>
      <vt:variant>
        <vt:lpwstr/>
      </vt:variant>
      <vt:variant>
        <vt:lpwstr>_Toc234313688</vt:lpwstr>
      </vt:variant>
      <vt:variant>
        <vt:i4>1835057</vt:i4>
      </vt:variant>
      <vt:variant>
        <vt:i4>506</vt:i4>
      </vt:variant>
      <vt:variant>
        <vt:i4>0</vt:i4>
      </vt:variant>
      <vt:variant>
        <vt:i4>5</vt:i4>
      </vt:variant>
      <vt:variant>
        <vt:lpwstr/>
      </vt:variant>
      <vt:variant>
        <vt:lpwstr>_Toc234313687</vt:lpwstr>
      </vt:variant>
      <vt:variant>
        <vt:i4>1835057</vt:i4>
      </vt:variant>
      <vt:variant>
        <vt:i4>500</vt:i4>
      </vt:variant>
      <vt:variant>
        <vt:i4>0</vt:i4>
      </vt:variant>
      <vt:variant>
        <vt:i4>5</vt:i4>
      </vt:variant>
      <vt:variant>
        <vt:lpwstr/>
      </vt:variant>
      <vt:variant>
        <vt:lpwstr>_Toc234313686</vt:lpwstr>
      </vt:variant>
      <vt:variant>
        <vt:i4>1835057</vt:i4>
      </vt:variant>
      <vt:variant>
        <vt:i4>494</vt:i4>
      </vt:variant>
      <vt:variant>
        <vt:i4>0</vt:i4>
      </vt:variant>
      <vt:variant>
        <vt:i4>5</vt:i4>
      </vt:variant>
      <vt:variant>
        <vt:lpwstr/>
      </vt:variant>
      <vt:variant>
        <vt:lpwstr>_Toc234313685</vt:lpwstr>
      </vt:variant>
      <vt:variant>
        <vt:i4>1835057</vt:i4>
      </vt:variant>
      <vt:variant>
        <vt:i4>488</vt:i4>
      </vt:variant>
      <vt:variant>
        <vt:i4>0</vt:i4>
      </vt:variant>
      <vt:variant>
        <vt:i4>5</vt:i4>
      </vt:variant>
      <vt:variant>
        <vt:lpwstr/>
      </vt:variant>
      <vt:variant>
        <vt:lpwstr>_Toc234313684</vt:lpwstr>
      </vt:variant>
      <vt:variant>
        <vt:i4>1835057</vt:i4>
      </vt:variant>
      <vt:variant>
        <vt:i4>482</vt:i4>
      </vt:variant>
      <vt:variant>
        <vt:i4>0</vt:i4>
      </vt:variant>
      <vt:variant>
        <vt:i4>5</vt:i4>
      </vt:variant>
      <vt:variant>
        <vt:lpwstr/>
      </vt:variant>
      <vt:variant>
        <vt:lpwstr>_Toc234313683</vt:lpwstr>
      </vt:variant>
      <vt:variant>
        <vt:i4>1835057</vt:i4>
      </vt:variant>
      <vt:variant>
        <vt:i4>476</vt:i4>
      </vt:variant>
      <vt:variant>
        <vt:i4>0</vt:i4>
      </vt:variant>
      <vt:variant>
        <vt:i4>5</vt:i4>
      </vt:variant>
      <vt:variant>
        <vt:lpwstr/>
      </vt:variant>
      <vt:variant>
        <vt:lpwstr>_Toc234313682</vt:lpwstr>
      </vt:variant>
      <vt:variant>
        <vt:i4>1835057</vt:i4>
      </vt:variant>
      <vt:variant>
        <vt:i4>470</vt:i4>
      </vt:variant>
      <vt:variant>
        <vt:i4>0</vt:i4>
      </vt:variant>
      <vt:variant>
        <vt:i4>5</vt:i4>
      </vt:variant>
      <vt:variant>
        <vt:lpwstr/>
      </vt:variant>
      <vt:variant>
        <vt:lpwstr>_Toc234313681</vt:lpwstr>
      </vt:variant>
      <vt:variant>
        <vt:i4>1835057</vt:i4>
      </vt:variant>
      <vt:variant>
        <vt:i4>464</vt:i4>
      </vt:variant>
      <vt:variant>
        <vt:i4>0</vt:i4>
      </vt:variant>
      <vt:variant>
        <vt:i4>5</vt:i4>
      </vt:variant>
      <vt:variant>
        <vt:lpwstr/>
      </vt:variant>
      <vt:variant>
        <vt:lpwstr>_Toc234313680</vt:lpwstr>
      </vt:variant>
      <vt:variant>
        <vt:i4>1245233</vt:i4>
      </vt:variant>
      <vt:variant>
        <vt:i4>458</vt:i4>
      </vt:variant>
      <vt:variant>
        <vt:i4>0</vt:i4>
      </vt:variant>
      <vt:variant>
        <vt:i4>5</vt:i4>
      </vt:variant>
      <vt:variant>
        <vt:lpwstr/>
      </vt:variant>
      <vt:variant>
        <vt:lpwstr>_Toc234313679</vt:lpwstr>
      </vt:variant>
      <vt:variant>
        <vt:i4>1245233</vt:i4>
      </vt:variant>
      <vt:variant>
        <vt:i4>452</vt:i4>
      </vt:variant>
      <vt:variant>
        <vt:i4>0</vt:i4>
      </vt:variant>
      <vt:variant>
        <vt:i4>5</vt:i4>
      </vt:variant>
      <vt:variant>
        <vt:lpwstr/>
      </vt:variant>
      <vt:variant>
        <vt:lpwstr>_Toc234313678</vt:lpwstr>
      </vt:variant>
      <vt:variant>
        <vt:i4>1245233</vt:i4>
      </vt:variant>
      <vt:variant>
        <vt:i4>446</vt:i4>
      </vt:variant>
      <vt:variant>
        <vt:i4>0</vt:i4>
      </vt:variant>
      <vt:variant>
        <vt:i4>5</vt:i4>
      </vt:variant>
      <vt:variant>
        <vt:lpwstr/>
      </vt:variant>
      <vt:variant>
        <vt:lpwstr>_Toc234313677</vt:lpwstr>
      </vt:variant>
      <vt:variant>
        <vt:i4>1245233</vt:i4>
      </vt:variant>
      <vt:variant>
        <vt:i4>440</vt:i4>
      </vt:variant>
      <vt:variant>
        <vt:i4>0</vt:i4>
      </vt:variant>
      <vt:variant>
        <vt:i4>5</vt:i4>
      </vt:variant>
      <vt:variant>
        <vt:lpwstr/>
      </vt:variant>
      <vt:variant>
        <vt:lpwstr>_Toc234313676</vt:lpwstr>
      </vt:variant>
      <vt:variant>
        <vt:i4>1245233</vt:i4>
      </vt:variant>
      <vt:variant>
        <vt:i4>434</vt:i4>
      </vt:variant>
      <vt:variant>
        <vt:i4>0</vt:i4>
      </vt:variant>
      <vt:variant>
        <vt:i4>5</vt:i4>
      </vt:variant>
      <vt:variant>
        <vt:lpwstr/>
      </vt:variant>
      <vt:variant>
        <vt:lpwstr>_Toc234313675</vt:lpwstr>
      </vt:variant>
      <vt:variant>
        <vt:i4>1245233</vt:i4>
      </vt:variant>
      <vt:variant>
        <vt:i4>428</vt:i4>
      </vt:variant>
      <vt:variant>
        <vt:i4>0</vt:i4>
      </vt:variant>
      <vt:variant>
        <vt:i4>5</vt:i4>
      </vt:variant>
      <vt:variant>
        <vt:lpwstr/>
      </vt:variant>
      <vt:variant>
        <vt:lpwstr>_Toc234313674</vt:lpwstr>
      </vt:variant>
      <vt:variant>
        <vt:i4>1245233</vt:i4>
      </vt:variant>
      <vt:variant>
        <vt:i4>422</vt:i4>
      </vt:variant>
      <vt:variant>
        <vt:i4>0</vt:i4>
      </vt:variant>
      <vt:variant>
        <vt:i4>5</vt:i4>
      </vt:variant>
      <vt:variant>
        <vt:lpwstr/>
      </vt:variant>
      <vt:variant>
        <vt:lpwstr>_Toc234313673</vt:lpwstr>
      </vt:variant>
      <vt:variant>
        <vt:i4>1245233</vt:i4>
      </vt:variant>
      <vt:variant>
        <vt:i4>416</vt:i4>
      </vt:variant>
      <vt:variant>
        <vt:i4>0</vt:i4>
      </vt:variant>
      <vt:variant>
        <vt:i4>5</vt:i4>
      </vt:variant>
      <vt:variant>
        <vt:lpwstr/>
      </vt:variant>
      <vt:variant>
        <vt:lpwstr>_Toc234313672</vt:lpwstr>
      </vt:variant>
      <vt:variant>
        <vt:i4>1245233</vt:i4>
      </vt:variant>
      <vt:variant>
        <vt:i4>410</vt:i4>
      </vt:variant>
      <vt:variant>
        <vt:i4>0</vt:i4>
      </vt:variant>
      <vt:variant>
        <vt:i4>5</vt:i4>
      </vt:variant>
      <vt:variant>
        <vt:lpwstr/>
      </vt:variant>
      <vt:variant>
        <vt:lpwstr>_Toc234313671</vt:lpwstr>
      </vt:variant>
      <vt:variant>
        <vt:i4>1245233</vt:i4>
      </vt:variant>
      <vt:variant>
        <vt:i4>404</vt:i4>
      </vt:variant>
      <vt:variant>
        <vt:i4>0</vt:i4>
      </vt:variant>
      <vt:variant>
        <vt:i4>5</vt:i4>
      </vt:variant>
      <vt:variant>
        <vt:lpwstr/>
      </vt:variant>
      <vt:variant>
        <vt:lpwstr>_Toc234313670</vt:lpwstr>
      </vt:variant>
      <vt:variant>
        <vt:i4>1179697</vt:i4>
      </vt:variant>
      <vt:variant>
        <vt:i4>398</vt:i4>
      </vt:variant>
      <vt:variant>
        <vt:i4>0</vt:i4>
      </vt:variant>
      <vt:variant>
        <vt:i4>5</vt:i4>
      </vt:variant>
      <vt:variant>
        <vt:lpwstr/>
      </vt:variant>
      <vt:variant>
        <vt:lpwstr>_Toc234313669</vt:lpwstr>
      </vt:variant>
      <vt:variant>
        <vt:i4>1179697</vt:i4>
      </vt:variant>
      <vt:variant>
        <vt:i4>392</vt:i4>
      </vt:variant>
      <vt:variant>
        <vt:i4>0</vt:i4>
      </vt:variant>
      <vt:variant>
        <vt:i4>5</vt:i4>
      </vt:variant>
      <vt:variant>
        <vt:lpwstr/>
      </vt:variant>
      <vt:variant>
        <vt:lpwstr>_Toc234313668</vt:lpwstr>
      </vt:variant>
      <vt:variant>
        <vt:i4>1179697</vt:i4>
      </vt:variant>
      <vt:variant>
        <vt:i4>386</vt:i4>
      </vt:variant>
      <vt:variant>
        <vt:i4>0</vt:i4>
      </vt:variant>
      <vt:variant>
        <vt:i4>5</vt:i4>
      </vt:variant>
      <vt:variant>
        <vt:lpwstr/>
      </vt:variant>
      <vt:variant>
        <vt:lpwstr>_Toc234313667</vt:lpwstr>
      </vt:variant>
      <vt:variant>
        <vt:i4>1179697</vt:i4>
      </vt:variant>
      <vt:variant>
        <vt:i4>380</vt:i4>
      </vt:variant>
      <vt:variant>
        <vt:i4>0</vt:i4>
      </vt:variant>
      <vt:variant>
        <vt:i4>5</vt:i4>
      </vt:variant>
      <vt:variant>
        <vt:lpwstr/>
      </vt:variant>
      <vt:variant>
        <vt:lpwstr>_Toc234313666</vt:lpwstr>
      </vt:variant>
      <vt:variant>
        <vt:i4>1179697</vt:i4>
      </vt:variant>
      <vt:variant>
        <vt:i4>374</vt:i4>
      </vt:variant>
      <vt:variant>
        <vt:i4>0</vt:i4>
      </vt:variant>
      <vt:variant>
        <vt:i4>5</vt:i4>
      </vt:variant>
      <vt:variant>
        <vt:lpwstr/>
      </vt:variant>
      <vt:variant>
        <vt:lpwstr>_Toc234313665</vt:lpwstr>
      </vt:variant>
      <vt:variant>
        <vt:i4>1179697</vt:i4>
      </vt:variant>
      <vt:variant>
        <vt:i4>368</vt:i4>
      </vt:variant>
      <vt:variant>
        <vt:i4>0</vt:i4>
      </vt:variant>
      <vt:variant>
        <vt:i4>5</vt:i4>
      </vt:variant>
      <vt:variant>
        <vt:lpwstr/>
      </vt:variant>
      <vt:variant>
        <vt:lpwstr>_Toc234313664</vt:lpwstr>
      </vt:variant>
      <vt:variant>
        <vt:i4>1179697</vt:i4>
      </vt:variant>
      <vt:variant>
        <vt:i4>362</vt:i4>
      </vt:variant>
      <vt:variant>
        <vt:i4>0</vt:i4>
      </vt:variant>
      <vt:variant>
        <vt:i4>5</vt:i4>
      </vt:variant>
      <vt:variant>
        <vt:lpwstr/>
      </vt:variant>
      <vt:variant>
        <vt:lpwstr>_Toc234313663</vt:lpwstr>
      </vt:variant>
      <vt:variant>
        <vt:i4>1179697</vt:i4>
      </vt:variant>
      <vt:variant>
        <vt:i4>356</vt:i4>
      </vt:variant>
      <vt:variant>
        <vt:i4>0</vt:i4>
      </vt:variant>
      <vt:variant>
        <vt:i4>5</vt:i4>
      </vt:variant>
      <vt:variant>
        <vt:lpwstr/>
      </vt:variant>
      <vt:variant>
        <vt:lpwstr>_Toc234313662</vt:lpwstr>
      </vt:variant>
      <vt:variant>
        <vt:i4>1179697</vt:i4>
      </vt:variant>
      <vt:variant>
        <vt:i4>350</vt:i4>
      </vt:variant>
      <vt:variant>
        <vt:i4>0</vt:i4>
      </vt:variant>
      <vt:variant>
        <vt:i4>5</vt:i4>
      </vt:variant>
      <vt:variant>
        <vt:lpwstr/>
      </vt:variant>
      <vt:variant>
        <vt:lpwstr>_Toc234313661</vt:lpwstr>
      </vt:variant>
      <vt:variant>
        <vt:i4>1179697</vt:i4>
      </vt:variant>
      <vt:variant>
        <vt:i4>344</vt:i4>
      </vt:variant>
      <vt:variant>
        <vt:i4>0</vt:i4>
      </vt:variant>
      <vt:variant>
        <vt:i4>5</vt:i4>
      </vt:variant>
      <vt:variant>
        <vt:lpwstr/>
      </vt:variant>
      <vt:variant>
        <vt:lpwstr>_Toc234313660</vt:lpwstr>
      </vt:variant>
      <vt:variant>
        <vt:i4>1114161</vt:i4>
      </vt:variant>
      <vt:variant>
        <vt:i4>338</vt:i4>
      </vt:variant>
      <vt:variant>
        <vt:i4>0</vt:i4>
      </vt:variant>
      <vt:variant>
        <vt:i4>5</vt:i4>
      </vt:variant>
      <vt:variant>
        <vt:lpwstr/>
      </vt:variant>
      <vt:variant>
        <vt:lpwstr>_Toc234313659</vt:lpwstr>
      </vt:variant>
      <vt:variant>
        <vt:i4>1114161</vt:i4>
      </vt:variant>
      <vt:variant>
        <vt:i4>332</vt:i4>
      </vt:variant>
      <vt:variant>
        <vt:i4>0</vt:i4>
      </vt:variant>
      <vt:variant>
        <vt:i4>5</vt:i4>
      </vt:variant>
      <vt:variant>
        <vt:lpwstr/>
      </vt:variant>
      <vt:variant>
        <vt:lpwstr>_Toc234313658</vt:lpwstr>
      </vt:variant>
      <vt:variant>
        <vt:i4>1114161</vt:i4>
      </vt:variant>
      <vt:variant>
        <vt:i4>326</vt:i4>
      </vt:variant>
      <vt:variant>
        <vt:i4>0</vt:i4>
      </vt:variant>
      <vt:variant>
        <vt:i4>5</vt:i4>
      </vt:variant>
      <vt:variant>
        <vt:lpwstr/>
      </vt:variant>
      <vt:variant>
        <vt:lpwstr>_Toc234313657</vt:lpwstr>
      </vt:variant>
      <vt:variant>
        <vt:i4>1114161</vt:i4>
      </vt:variant>
      <vt:variant>
        <vt:i4>320</vt:i4>
      </vt:variant>
      <vt:variant>
        <vt:i4>0</vt:i4>
      </vt:variant>
      <vt:variant>
        <vt:i4>5</vt:i4>
      </vt:variant>
      <vt:variant>
        <vt:lpwstr/>
      </vt:variant>
      <vt:variant>
        <vt:lpwstr>_Toc234313656</vt:lpwstr>
      </vt:variant>
      <vt:variant>
        <vt:i4>1114161</vt:i4>
      </vt:variant>
      <vt:variant>
        <vt:i4>314</vt:i4>
      </vt:variant>
      <vt:variant>
        <vt:i4>0</vt:i4>
      </vt:variant>
      <vt:variant>
        <vt:i4>5</vt:i4>
      </vt:variant>
      <vt:variant>
        <vt:lpwstr/>
      </vt:variant>
      <vt:variant>
        <vt:lpwstr>_Toc234313655</vt:lpwstr>
      </vt:variant>
      <vt:variant>
        <vt:i4>1114161</vt:i4>
      </vt:variant>
      <vt:variant>
        <vt:i4>308</vt:i4>
      </vt:variant>
      <vt:variant>
        <vt:i4>0</vt:i4>
      </vt:variant>
      <vt:variant>
        <vt:i4>5</vt:i4>
      </vt:variant>
      <vt:variant>
        <vt:lpwstr/>
      </vt:variant>
      <vt:variant>
        <vt:lpwstr>_Toc234313654</vt:lpwstr>
      </vt:variant>
      <vt:variant>
        <vt:i4>1114161</vt:i4>
      </vt:variant>
      <vt:variant>
        <vt:i4>302</vt:i4>
      </vt:variant>
      <vt:variant>
        <vt:i4>0</vt:i4>
      </vt:variant>
      <vt:variant>
        <vt:i4>5</vt:i4>
      </vt:variant>
      <vt:variant>
        <vt:lpwstr/>
      </vt:variant>
      <vt:variant>
        <vt:lpwstr>_Toc234313653</vt:lpwstr>
      </vt:variant>
      <vt:variant>
        <vt:i4>1114161</vt:i4>
      </vt:variant>
      <vt:variant>
        <vt:i4>296</vt:i4>
      </vt:variant>
      <vt:variant>
        <vt:i4>0</vt:i4>
      </vt:variant>
      <vt:variant>
        <vt:i4>5</vt:i4>
      </vt:variant>
      <vt:variant>
        <vt:lpwstr/>
      </vt:variant>
      <vt:variant>
        <vt:lpwstr>_Toc234313652</vt:lpwstr>
      </vt:variant>
      <vt:variant>
        <vt:i4>1114161</vt:i4>
      </vt:variant>
      <vt:variant>
        <vt:i4>290</vt:i4>
      </vt:variant>
      <vt:variant>
        <vt:i4>0</vt:i4>
      </vt:variant>
      <vt:variant>
        <vt:i4>5</vt:i4>
      </vt:variant>
      <vt:variant>
        <vt:lpwstr/>
      </vt:variant>
      <vt:variant>
        <vt:lpwstr>_Toc234313651</vt:lpwstr>
      </vt:variant>
      <vt:variant>
        <vt:i4>1114161</vt:i4>
      </vt:variant>
      <vt:variant>
        <vt:i4>284</vt:i4>
      </vt:variant>
      <vt:variant>
        <vt:i4>0</vt:i4>
      </vt:variant>
      <vt:variant>
        <vt:i4>5</vt:i4>
      </vt:variant>
      <vt:variant>
        <vt:lpwstr/>
      </vt:variant>
      <vt:variant>
        <vt:lpwstr>_Toc234313650</vt:lpwstr>
      </vt:variant>
      <vt:variant>
        <vt:i4>1048625</vt:i4>
      </vt:variant>
      <vt:variant>
        <vt:i4>278</vt:i4>
      </vt:variant>
      <vt:variant>
        <vt:i4>0</vt:i4>
      </vt:variant>
      <vt:variant>
        <vt:i4>5</vt:i4>
      </vt:variant>
      <vt:variant>
        <vt:lpwstr/>
      </vt:variant>
      <vt:variant>
        <vt:lpwstr>_Toc234313649</vt:lpwstr>
      </vt:variant>
      <vt:variant>
        <vt:i4>1048625</vt:i4>
      </vt:variant>
      <vt:variant>
        <vt:i4>272</vt:i4>
      </vt:variant>
      <vt:variant>
        <vt:i4>0</vt:i4>
      </vt:variant>
      <vt:variant>
        <vt:i4>5</vt:i4>
      </vt:variant>
      <vt:variant>
        <vt:lpwstr/>
      </vt:variant>
      <vt:variant>
        <vt:lpwstr>_Toc234313648</vt:lpwstr>
      </vt:variant>
      <vt:variant>
        <vt:i4>1048625</vt:i4>
      </vt:variant>
      <vt:variant>
        <vt:i4>266</vt:i4>
      </vt:variant>
      <vt:variant>
        <vt:i4>0</vt:i4>
      </vt:variant>
      <vt:variant>
        <vt:i4>5</vt:i4>
      </vt:variant>
      <vt:variant>
        <vt:lpwstr/>
      </vt:variant>
      <vt:variant>
        <vt:lpwstr>_Toc234313647</vt:lpwstr>
      </vt:variant>
      <vt:variant>
        <vt:i4>1048625</vt:i4>
      </vt:variant>
      <vt:variant>
        <vt:i4>260</vt:i4>
      </vt:variant>
      <vt:variant>
        <vt:i4>0</vt:i4>
      </vt:variant>
      <vt:variant>
        <vt:i4>5</vt:i4>
      </vt:variant>
      <vt:variant>
        <vt:lpwstr/>
      </vt:variant>
      <vt:variant>
        <vt:lpwstr>_Toc234313646</vt:lpwstr>
      </vt:variant>
      <vt:variant>
        <vt:i4>1048625</vt:i4>
      </vt:variant>
      <vt:variant>
        <vt:i4>254</vt:i4>
      </vt:variant>
      <vt:variant>
        <vt:i4>0</vt:i4>
      </vt:variant>
      <vt:variant>
        <vt:i4>5</vt:i4>
      </vt:variant>
      <vt:variant>
        <vt:lpwstr/>
      </vt:variant>
      <vt:variant>
        <vt:lpwstr>_Toc234313645</vt:lpwstr>
      </vt:variant>
      <vt:variant>
        <vt:i4>1048625</vt:i4>
      </vt:variant>
      <vt:variant>
        <vt:i4>248</vt:i4>
      </vt:variant>
      <vt:variant>
        <vt:i4>0</vt:i4>
      </vt:variant>
      <vt:variant>
        <vt:i4>5</vt:i4>
      </vt:variant>
      <vt:variant>
        <vt:lpwstr/>
      </vt:variant>
      <vt:variant>
        <vt:lpwstr>_Toc234313644</vt:lpwstr>
      </vt:variant>
      <vt:variant>
        <vt:i4>1048625</vt:i4>
      </vt:variant>
      <vt:variant>
        <vt:i4>242</vt:i4>
      </vt:variant>
      <vt:variant>
        <vt:i4>0</vt:i4>
      </vt:variant>
      <vt:variant>
        <vt:i4>5</vt:i4>
      </vt:variant>
      <vt:variant>
        <vt:lpwstr/>
      </vt:variant>
      <vt:variant>
        <vt:lpwstr>_Toc234313643</vt:lpwstr>
      </vt:variant>
      <vt:variant>
        <vt:i4>1048625</vt:i4>
      </vt:variant>
      <vt:variant>
        <vt:i4>236</vt:i4>
      </vt:variant>
      <vt:variant>
        <vt:i4>0</vt:i4>
      </vt:variant>
      <vt:variant>
        <vt:i4>5</vt:i4>
      </vt:variant>
      <vt:variant>
        <vt:lpwstr/>
      </vt:variant>
      <vt:variant>
        <vt:lpwstr>_Toc234313642</vt:lpwstr>
      </vt:variant>
      <vt:variant>
        <vt:i4>1048625</vt:i4>
      </vt:variant>
      <vt:variant>
        <vt:i4>230</vt:i4>
      </vt:variant>
      <vt:variant>
        <vt:i4>0</vt:i4>
      </vt:variant>
      <vt:variant>
        <vt:i4>5</vt:i4>
      </vt:variant>
      <vt:variant>
        <vt:lpwstr/>
      </vt:variant>
      <vt:variant>
        <vt:lpwstr>_Toc234313641</vt:lpwstr>
      </vt:variant>
      <vt:variant>
        <vt:i4>1048625</vt:i4>
      </vt:variant>
      <vt:variant>
        <vt:i4>224</vt:i4>
      </vt:variant>
      <vt:variant>
        <vt:i4>0</vt:i4>
      </vt:variant>
      <vt:variant>
        <vt:i4>5</vt:i4>
      </vt:variant>
      <vt:variant>
        <vt:lpwstr/>
      </vt:variant>
      <vt:variant>
        <vt:lpwstr>_Toc234313640</vt:lpwstr>
      </vt:variant>
      <vt:variant>
        <vt:i4>1507377</vt:i4>
      </vt:variant>
      <vt:variant>
        <vt:i4>218</vt:i4>
      </vt:variant>
      <vt:variant>
        <vt:i4>0</vt:i4>
      </vt:variant>
      <vt:variant>
        <vt:i4>5</vt:i4>
      </vt:variant>
      <vt:variant>
        <vt:lpwstr/>
      </vt:variant>
      <vt:variant>
        <vt:lpwstr>_Toc234313639</vt:lpwstr>
      </vt:variant>
      <vt:variant>
        <vt:i4>1507377</vt:i4>
      </vt:variant>
      <vt:variant>
        <vt:i4>212</vt:i4>
      </vt:variant>
      <vt:variant>
        <vt:i4>0</vt:i4>
      </vt:variant>
      <vt:variant>
        <vt:i4>5</vt:i4>
      </vt:variant>
      <vt:variant>
        <vt:lpwstr/>
      </vt:variant>
      <vt:variant>
        <vt:lpwstr>_Toc234313638</vt:lpwstr>
      </vt:variant>
      <vt:variant>
        <vt:i4>1507377</vt:i4>
      </vt:variant>
      <vt:variant>
        <vt:i4>206</vt:i4>
      </vt:variant>
      <vt:variant>
        <vt:i4>0</vt:i4>
      </vt:variant>
      <vt:variant>
        <vt:i4>5</vt:i4>
      </vt:variant>
      <vt:variant>
        <vt:lpwstr/>
      </vt:variant>
      <vt:variant>
        <vt:lpwstr>_Toc234313637</vt:lpwstr>
      </vt:variant>
      <vt:variant>
        <vt:i4>1507377</vt:i4>
      </vt:variant>
      <vt:variant>
        <vt:i4>200</vt:i4>
      </vt:variant>
      <vt:variant>
        <vt:i4>0</vt:i4>
      </vt:variant>
      <vt:variant>
        <vt:i4>5</vt:i4>
      </vt:variant>
      <vt:variant>
        <vt:lpwstr/>
      </vt:variant>
      <vt:variant>
        <vt:lpwstr>_Toc234313636</vt:lpwstr>
      </vt:variant>
      <vt:variant>
        <vt:i4>1507377</vt:i4>
      </vt:variant>
      <vt:variant>
        <vt:i4>194</vt:i4>
      </vt:variant>
      <vt:variant>
        <vt:i4>0</vt:i4>
      </vt:variant>
      <vt:variant>
        <vt:i4>5</vt:i4>
      </vt:variant>
      <vt:variant>
        <vt:lpwstr/>
      </vt:variant>
      <vt:variant>
        <vt:lpwstr>_Toc234313635</vt:lpwstr>
      </vt:variant>
      <vt:variant>
        <vt:i4>1507377</vt:i4>
      </vt:variant>
      <vt:variant>
        <vt:i4>188</vt:i4>
      </vt:variant>
      <vt:variant>
        <vt:i4>0</vt:i4>
      </vt:variant>
      <vt:variant>
        <vt:i4>5</vt:i4>
      </vt:variant>
      <vt:variant>
        <vt:lpwstr/>
      </vt:variant>
      <vt:variant>
        <vt:lpwstr>_Toc234313634</vt:lpwstr>
      </vt:variant>
      <vt:variant>
        <vt:i4>1507377</vt:i4>
      </vt:variant>
      <vt:variant>
        <vt:i4>182</vt:i4>
      </vt:variant>
      <vt:variant>
        <vt:i4>0</vt:i4>
      </vt:variant>
      <vt:variant>
        <vt:i4>5</vt:i4>
      </vt:variant>
      <vt:variant>
        <vt:lpwstr/>
      </vt:variant>
      <vt:variant>
        <vt:lpwstr>_Toc234313633</vt:lpwstr>
      </vt:variant>
      <vt:variant>
        <vt:i4>1507377</vt:i4>
      </vt:variant>
      <vt:variant>
        <vt:i4>176</vt:i4>
      </vt:variant>
      <vt:variant>
        <vt:i4>0</vt:i4>
      </vt:variant>
      <vt:variant>
        <vt:i4>5</vt:i4>
      </vt:variant>
      <vt:variant>
        <vt:lpwstr/>
      </vt:variant>
      <vt:variant>
        <vt:lpwstr>_Toc234313632</vt:lpwstr>
      </vt:variant>
      <vt:variant>
        <vt:i4>1507377</vt:i4>
      </vt:variant>
      <vt:variant>
        <vt:i4>170</vt:i4>
      </vt:variant>
      <vt:variant>
        <vt:i4>0</vt:i4>
      </vt:variant>
      <vt:variant>
        <vt:i4>5</vt:i4>
      </vt:variant>
      <vt:variant>
        <vt:lpwstr/>
      </vt:variant>
      <vt:variant>
        <vt:lpwstr>_Toc234313631</vt:lpwstr>
      </vt:variant>
      <vt:variant>
        <vt:i4>1507377</vt:i4>
      </vt:variant>
      <vt:variant>
        <vt:i4>164</vt:i4>
      </vt:variant>
      <vt:variant>
        <vt:i4>0</vt:i4>
      </vt:variant>
      <vt:variant>
        <vt:i4>5</vt:i4>
      </vt:variant>
      <vt:variant>
        <vt:lpwstr/>
      </vt:variant>
      <vt:variant>
        <vt:lpwstr>_Toc234313630</vt:lpwstr>
      </vt:variant>
      <vt:variant>
        <vt:i4>1441841</vt:i4>
      </vt:variant>
      <vt:variant>
        <vt:i4>158</vt:i4>
      </vt:variant>
      <vt:variant>
        <vt:i4>0</vt:i4>
      </vt:variant>
      <vt:variant>
        <vt:i4>5</vt:i4>
      </vt:variant>
      <vt:variant>
        <vt:lpwstr/>
      </vt:variant>
      <vt:variant>
        <vt:lpwstr>_Toc234313629</vt:lpwstr>
      </vt:variant>
      <vt:variant>
        <vt:i4>1441841</vt:i4>
      </vt:variant>
      <vt:variant>
        <vt:i4>152</vt:i4>
      </vt:variant>
      <vt:variant>
        <vt:i4>0</vt:i4>
      </vt:variant>
      <vt:variant>
        <vt:i4>5</vt:i4>
      </vt:variant>
      <vt:variant>
        <vt:lpwstr/>
      </vt:variant>
      <vt:variant>
        <vt:lpwstr>_Toc234313628</vt:lpwstr>
      </vt:variant>
      <vt:variant>
        <vt:i4>1441841</vt:i4>
      </vt:variant>
      <vt:variant>
        <vt:i4>146</vt:i4>
      </vt:variant>
      <vt:variant>
        <vt:i4>0</vt:i4>
      </vt:variant>
      <vt:variant>
        <vt:i4>5</vt:i4>
      </vt:variant>
      <vt:variant>
        <vt:lpwstr/>
      </vt:variant>
      <vt:variant>
        <vt:lpwstr>_Toc234313627</vt:lpwstr>
      </vt:variant>
      <vt:variant>
        <vt:i4>1441841</vt:i4>
      </vt:variant>
      <vt:variant>
        <vt:i4>140</vt:i4>
      </vt:variant>
      <vt:variant>
        <vt:i4>0</vt:i4>
      </vt:variant>
      <vt:variant>
        <vt:i4>5</vt:i4>
      </vt:variant>
      <vt:variant>
        <vt:lpwstr/>
      </vt:variant>
      <vt:variant>
        <vt:lpwstr>_Toc234313626</vt:lpwstr>
      </vt:variant>
      <vt:variant>
        <vt:i4>1441841</vt:i4>
      </vt:variant>
      <vt:variant>
        <vt:i4>134</vt:i4>
      </vt:variant>
      <vt:variant>
        <vt:i4>0</vt:i4>
      </vt:variant>
      <vt:variant>
        <vt:i4>5</vt:i4>
      </vt:variant>
      <vt:variant>
        <vt:lpwstr/>
      </vt:variant>
      <vt:variant>
        <vt:lpwstr>_Toc234313625</vt:lpwstr>
      </vt:variant>
      <vt:variant>
        <vt:i4>1441841</vt:i4>
      </vt:variant>
      <vt:variant>
        <vt:i4>128</vt:i4>
      </vt:variant>
      <vt:variant>
        <vt:i4>0</vt:i4>
      </vt:variant>
      <vt:variant>
        <vt:i4>5</vt:i4>
      </vt:variant>
      <vt:variant>
        <vt:lpwstr/>
      </vt:variant>
      <vt:variant>
        <vt:lpwstr>_Toc234313624</vt:lpwstr>
      </vt:variant>
      <vt:variant>
        <vt:i4>1441841</vt:i4>
      </vt:variant>
      <vt:variant>
        <vt:i4>122</vt:i4>
      </vt:variant>
      <vt:variant>
        <vt:i4>0</vt:i4>
      </vt:variant>
      <vt:variant>
        <vt:i4>5</vt:i4>
      </vt:variant>
      <vt:variant>
        <vt:lpwstr/>
      </vt:variant>
      <vt:variant>
        <vt:lpwstr>_Toc234313623</vt:lpwstr>
      </vt:variant>
      <vt:variant>
        <vt:i4>1441841</vt:i4>
      </vt:variant>
      <vt:variant>
        <vt:i4>116</vt:i4>
      </vt:variant>
      <vt:variant>
        <vt:i4>0</vt:i4>
      </vt:variant>
      <vt:variant>
        <vt:i4>5</vt:i4>
      </vt:variant>
      <vt:variant>
        <vt:lpwstr/>
      </vt:variant>
      <vt:variant>
        <vt:lpwstr>_Toc234313622</vt:lpwstr>
      </vt:variant>
      <vt:variant>
        <vt:i4>1441841</vt:i4>
      </vt:variant>
      <vt:variant>
        <vt:i4>110</vt:i4>
      </vt:variant>
      <vt:variant>
        <vt:i4>0</vt:i4>
      </vt:variant>
      <vt:variant>
        <vt:i4>5</vt:i4>
      </vt:variant>
      <vt:variant>
        <vt:lpwstr/>
      </vt:variant>
      <vt:variant>
        <vt:lpwstr>_Toc234313621</vt:lpwstr>
      </vt:variant>
      <vt:variant>
        <vt:i4>1441841</vt:i4>
      </vt:variant>
      <vt:variant>
        <vt:i4>104</vt:i4>
      </vt:variant>
      <vt:variant>
        <vt:i4>0</vt:i4>
      </vt:variant>
      <vt:variant>
        <vt:i4>5</vt:i4>
      </vt:variant>
      <vt:variant>
        <vt:lpwstr/>
      </vt:variant>
      <vt:variant>
        <vt:lpwstr>_Toc234313620</vt:lpwstr>
      </vt:variant>
      <vt:variant>
        <vt:i4>1376305</vt:i4>
      </vt:variant>
      <vt:variant>
        <vt:i4>98</vt:i4>
      </vt:variant>
      <vt:variant>
        <vt:i4>0</vt:i4>
      </vt:variant>
      <vt:variant>
        <vt:i4>5</vt:i4>
      </vt:variant>
      <vt:variant>
        <vt:lpwstr/>
      </vt:variant>
      <vt:variant>
        <vt:lpwstr>_Toc234313619</vt:lpwstr>
      </vt:variant>
      <vt:variant>
        <vt:i4>1376305</vt:i4>
      </vt:variant>
      <vt:variant>
        <vt:i4>92</vt:i4>
      </vt:variant>
      <vt:variant>
        <vt:i4>0</vt:i4>
      </vt:variant>
      <vt:variant>
        <vt:i4>5</vt:i4>
      </vt:variant>
      <vt:variant>
        <vt:lpwstr/>
      </vt:variant>
      <vt:variant>
        <vt:lpwstr>_Toc234313618</vt:lpwstr>
      </vt:variant>
      <vt:variant>
        <vt:i4>1376305</vt:i4>
      </vt:variant>
      <vt:variant>
        <vt:i4>86</vt:i4>
      </vt:variant>
      <vt:variant>
        <vt:i4>0</vt:i4>
      </vt:variant>
      <vt:variant>
        <vt:i4>5</vt:i4>
      </vt:variant>
      <vt:variant>
        <vt:lpwstr/>
      </vt:variant>
      <vt:variant>
        <vt:lpwstr>_Toc234313617</vt:lpwstr>
      </vt:variant>
      <vt:variant>
        <vt:i4>1376305</vt:i4>
      </vt:variant>
      <vt:variant>
        <vt:i4>80</vt:i4>
      </vt:variant>
      <vt:variant>
        <vt:i4>0</vt:i4>
      </vt:variant>
      <vt:variant>
        <vt:i4>5</vt:i4>
      </vt:variant>
      <vt:variant>
        <vt:lpwstr/>
      </vt:variant>
      <vt:variant>
        <vt:lpwstr>_Toc234313616</vt:lpwstr>
      </vt:variant>
      <vt:variant>
        <vt:i4>1376305</vt:i4>
      </vt:variant>
      <vt:variant>
        <vt:i4>74</vt:i4>
      </vt:variant>
      <vt:variant>
        <vt:i4>0</vt:i4>
      </vt:variant>
      <vt:variant>
        <vt:i4>5</vt:i4>
      </vt:variant>
      <vt:variant>
        <vt:lpwstr/>
      </vt:variant>
      <vt:variant>
        <vt:lpwstr>_Toc234313615</vt:lpwstr>
      </vt:variant>
      <vt:variant>
        <vt:i4>1376305</vt:i4>
      </vt:variant>
      <vt:variant>
        <vt:i4>68</vt:i4>
      </vt:variant>
      <vt:variant>
        <vt:i4>0</vt:i4>
      </vt:variant>
      <vt:variant>
        <vt:i4>5</vt:i4>
      </vt:variant>
      <vt:variant>
        <vt:lpwstr/>
      </vt:variant>
      <vt:variant>
        <vt:lpwstr>_Toc234313614</vt:lpwstr>
      </vt:variant>
      <vt:variant>
        <vt:i4>1376305</vt:i4>
      </vt:variant>
      <vt:variant>
        <vt:i4>62</vt:i4>
      </vt:variant>
      <vt:variant>
        <vt:i4>0</vt:i4>
      </vt:variant>
      <vt:variant>
        <vt:i4>5</vt:i4>
      </vt:variant>
      <vt:variant>
        <vt:lpwstr/>
      </vt:variant>
      <vt:variant>
        <vt:lpwstr>_Toc234313613</vt:lpwstr>
      </vt:variant>
      <vt:variant>
        <vt:i4>1376305</vt:i4>
      </vt:variant>
      <vt:variant>
        <vt:i4>56</vt:i4>
      </vt:variant>
      <vt:variant>
        <vt:i4>0</vt:i4>
      </vt:variant>
      <vt:variant>
        <vt:i4>5</vt:i4>
      </vt:variant>
      <vt:variant>
        <vt:lpwstr/>
      </vt:variant>
      <vt:variant>
        <vt:lpwstr>_Toc234313612</vt:lpwstr>
      </vt:variant>
      <vt:variant>
        <vt:i4>1376305</vt:i4>
      </vt:variant>
      <vt:variant>
        <vt:i4>50</vt:i4>
      </vt:variant>
      <vt:variant>
        <vt:i4>0</vt:i4>
      </vt:variant>
      <vt:variant>
        <vt:i4>5</vt:i4>
      </vt:variant>
      <vt:variant>
        <vt:lpwstr/>
      </vt:variant>
      <vt:variant>
        <vt:lpwstr>_Toc234313611</vt:lpwstr>
      </vt:variant>
      <vt:variant>
        <vt:i4>1376305</vt:i4>
      </vt:variant>
      <vt:variant>
        <vt:i4>44</vt:i4>
      </vt:variant>
      <vt:variant>
        <vt:i4>0</vt:i4>
      </vt:variant>
      <vt:variant>
        <vt:i4>5</vt:i4>
      </vt:variant>
      <vt:variant>
        <vt:lpwstr/>
      </vt:variant>
      <vt:variant>
        <vt:lpwstr>_Toc234313610</vt:lpwstr>
      </vt:variant>
      <vt:variant>
        <vt:i4>1310769</vt:i4>
      </vt:variant>
      <vt:variant>
        <vt:i4>38</vt:i4>
      </vt:variant>
      <vt:variant>
        <vt:i4>0</vt:i4>
      </vt:variant>
      <vt:variant>
        <vt:i4>5</vt:i4>
      </vt:variant>
      <vt:variant>
        <vt:lpwstr/>
      </vt:variant>
      <vt:variant>
        <vt:lpwstr>_Toc234313609</vt:lpwstr>
      </vt:variant>
      <vt:variant>
        <vt:i4>1310769</vt:i4>
      </vt:variant>
      <vt:variant>
        <vt:i4>32</vt:i4>
      </vt:variant>
      <vt:variant>
        <vt:i4>0</vt:i4>
      </vt:variant>
      <vt:variant>
        <vt:i4>5</vt:i4>
      </vt:variant>
      <vt:variant>
        <vt:lpwstr/>
      </vt:variant>
      <vt:variant>
        <vt:lpwstr>_Toc234313608</vt:lpwstr>
      </vt:variant>
      <vt:variant>
        <vt:i4>1310769</vt:i4>
      </vt:variant>
      <vt:variant>
        <vt:i4>26</vt:i4>
      </vt:variant>
      <vt:variant>
        <vt:i4>0</vt:i4>
      </vt:variant>
      <vt:variant>
        <vt:i4>5</vt:i4>
      </vt:variant>
      <vt:variant>
        <vt:lpwstr/>
      </vt:variant>
      <vt:variant>
        <vt:lpwstr>_Toc234313607</vt:lpwstr>
      </vt:variant>
      <vt:variant>
        <vt:i4>1310769</vt:i4>
      </vt:variant>
      <vt:variant>
        <vt:i4>20</vt:i4>
      </vt:variant>
      <vt:variant>
        <vt:i4>0</vt:i4>
      </vt:variant>
      <vt:variant>
        <vt:i4>5</vt:i4>
      </vt:variant>
      <vt:variant>
        <vt:lpwstr/>
      </vt:variant>
      <vt:variant>
        <vt:lpwstr>_Toc234313606</vt:lpwstr>
      </vt:variant>
      <vt:variant>
        <vt:i4>1310769</vt:i4>
      </vt:variant>
      <vt:variant>
        <vt:i4>14</vt:i4>
      </vt:variant>
      <vt:variant>
        <vt:i4>0</vt:i4>
      </vt:variant>
      <vt:variant>
        <vt:i4>5</vt:i4>
      </vt:variant>
      <vt:variant>
        <vt:lpwstr/>
      </vt:variant>
      <vt:variant>
        <vt:lpwstr>_Toc234313605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1</cp:revision>
  <dcterms:created xsi:type="dcterms:W3CDTF">2026-02-16T11:46:00Z</dcterms:created>
  <dcterms:modified xsi:type="dcterms:W3CDTF">2026-02-16T11:46:00Z</dcterms:modified>
</cp:coreProperties>
</file>